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80" w:type="dxa"/>
        <w:jc w:val="center"/>
        <w:tblLook w:val="04A0" w:firstRow="1" w:lastRow="0" w:firstColumn="1" w:lastColumn="0" w:noHBand="0" w:noVBand="1"/>
      </w:tblPr>
      <w:tblGrid>
        <w:gridCol w:w="661"/>
        <w:gridCol w:w="331"/>
        <w:gridCol w:w="993"/>
        <w:gridCol w:w="1215"/>
        <w:gridCol w:w="1950"/>
        <w:gridCol w:w="1229"/>
        <w:gridCol w:w="481"/>
        <w:gridCol w:w="1469"/>
        <w:gridCol w:w="241"/>
        <w:gridCol w:w="644"/>
        <w:gridCol w:w="1066"/>
      </w:tblGrid>
      <w:tr w:rsidR="00FD5BAB" w14:paraId="1A5A0522" w14:textId="77777777">
        <w:trPr>
          <w:trHeight w:val="840"/>
          <w:jc w:val="center"/>
        </w:trPr>
        <w:tc>
          <w:tcPr>
            <w:tcW w:w="10280" w:type="dxa"/>
            <w:gridSpan w:val="11"/>
            <w:tcBorders>
              <w:top w:val="nil"/>
              <w:left w:val="nil"/>
              <w:bottom w:val="nil"/>
              <w:right w:val="nil"/>
            </w:tcBorders>
            <w:shd w:val="clear" w:color="auto" w:fill="auto"/>
            <w:noWrap/>
            <w:vAlign w:val="center"/>
          </w:tcPr>
          <w:p w14:paraId="4BD08A64" w14:textId="77777777" w:rsidR="00FD5BAB" w:rsidRDefault="00AB6972">
            <w:pPr>
              <w:widowControl/>
              <w:jc w:val="center"/>
              <w:rPr>
                <w:rFonts w:ascii="宋体" w:hAnsi="宋体" w:cs="宋体"/>
                <w:b/>
                <w:bCs/>
                <w:color w:val="000000"/>
                <w:kern w:val="0"/>
                <w:sz w:val="32"/>
                <w:szCs w:val="32"/>
              </w:rPr>
            </w:pPr>
            <w:r>
              <w:rPr>
                <w:rFonts w:ascii="宋体" w:hAnsi="宋体" w:cs="宋体" w:hint="eastAsia"/>
                <w:b/>
                <w:bCs/>
                <w:color w:val="000000"/>
                <w:kern w:val="0"/>
                <w:sz w:val="32"/>
                <w:szCs w:val="32"/>
              </w:rPr>
              <w:t>辽宁大学本科课程考核大纲</w:t>
            </w:r>
          </w:p>
        </w:tc>
      </w:tr>
      <w:tr w:rsidR="00FD5BAB" w14:paraId="775AB4B8" w14:textId="77777777">
        <w:trPr>
          <w:trHeight w:hRule="exact" w:val="567"/>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noWrap/>
            <w:vAlign w:val="center"/>
          </w:tcPr>
          <w:p w14:paraId="0A83A4EC" w14:textId="77777777" w:rsidR="00FD5BAB" w:rsidRDefault="00AB6972">
            <w:pPr>
              <w:widowControl/>
              <w:jc w:val="center"/>
              <w:rPr>
                <w:rFonts w:ascii="宋体" w:hAnsi="宋体" w:cs="宋体"/>
                <w:b/>
                <w:bCs/>
                <w:color w:val="000000"/>
                <w:kern w:val="0"/>
                <w:sz w:val="24"/>
                <w:szCs w:val="24"/>
              </w:rPr>
            </w:pPr>
            <w:r>
              <w:rPr>
                <w:rFonts w:ascii="宋体" w:hAnsi="宋体" w:cs="宋体" w:hint="eastAsia"/>
                <w:b/>
                <w:bCs/>
                <w:color w:val="000000"/>
                <w:kern w:val="0"/>
                <w:sz w:val="24"/>
                <w:szCs w:val="24"/>
              </w:rPr>
              <w:t>一、基本情况</w:t>
            </w:r>
          </w:p>
        </w:tc>
      </w:tr>
      <w:tr w:rsidR="00FD5BAB" w14:paraId="6A944398" w14:textId="77777777">
        <w:trPr>
          <w:trHeight w:hRule="exact" w:val="567"/>
          <w:jc w:val="center"/>
        </w:trPr>
        <w:tc>
          <w:tcPr>
            <w:tcW w:w="1985" w:type="dxa"/>
            <w:gridSpan w:val="3"/>
            <w:tcBorders>
              <w:top w:val="nil"/>
              <w:left w:val="single" w:sz="4" w:space="0" w:color="auto"/>
              <w:bottom w:val="single" w:sz="4" w:space="0" w:color="auto"/>
              <w:right w:val="single" w:sz="4" w:space="0" w:color="auto"/>
            </w:tcBorders>
            <w:shd w:val="clear" w:color="auto" w:fill="auto"/>
            <w:noWrap/>
            <w:vAlign w:val="center"/>
          </w:tcPr>
          <w:p w14:paraId="6DD3DF84"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开课单位</w:t>
            </w:r>
          </w:p>
        </w:tc>
        <w:tc>
          <w:tcPr>
            <w:tcW w:w="1215" w:type="dxa"/>
            <w:tcBorders>
              <w:top w:val="single" w:sz="4" w:space="0" w:color="auto"/>
              <w:left w:val="nil"/>
              <w:bottom w:val="single" w:sz="4" w:space="0" w:color="auto"/>
              <w:right w:val="single" w:sz="4" w:space="0" w:color="auto"/>
            </w:tcBorders>
            <w:shd w:val="clear" w:color="auto" w:fill="auto"/>
            <w:noWrap/>
            <w:vAlign w:val="center"/>
          </w:tcPr>
          <w:p w14:paraId="7432C1B6"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信息学院　</w:t>
            </w:r>
          </w:p>
        </w:tc>
        <w:tc>
          <w:tcPr>
            <w:tcW w:w="1950" w:type="dxa"/>
            <w:tcBorders>
              <w:top w:val="nil"/>
              <w:left w:val="nil"/>
              <w:bottom w:val="single" w:sz="4" w:space="0" w:color="auto"/>
              <w:right w:val="single" w:sz="4" w:space="0" w:color="auto"/>
            </w:tcBorders>
            <w:shd w:val="clear" w:color="auto" w:fill="auto"/>
            <w:noWrap/>
            <w:vAlign w:val="center"/>
          </w:tcPr>
          <w:p w14:paraId="5A3E5F92"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课程编号及名称</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25E55901"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1421143计算机组成原理　</w:t>
            </w:r>
          </w:p>
        </w:tc>
      </w:tr>
      <w:tr w:rsidR="00FD5BAB" w14:paraId="1EB99B22" w14:textId="77777777">
        <w:trPr>
          <w:trHeight w:hRule="exact" w:val="567"/>
          <w:jc w:val="center"/>
        </w:trPr>
        <w:tc>
          <w:tcPr>
            <w:tcW w:w="1985" w:type="dxa"/>
            <w:gridSpan w:val="3"/>
            <w:tcBorders>
              <w:top w:val="nil"/>
              <w:left w:val="single" w:sz="4" w:space="0" w:color="auto"/>
              <w:bottom w:val="single" w:sz="4" w:space="0" w:color="auto"/>
              <w:right w:val="single" w:sz="4" w:space="0" w:color="auto"/>
            </w:tcBorders>
            <w:shd w:val="clear" w:color="auto" w:fill="auto"/>
            <w:noWrap/>
            <w:vAlign w:val="center"/>
          </w:tcPr>
          <w:p w14:paraId="54F1FBF4"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课程负责人</w:t>
            </w:r>
          </w:p>
        </w:tc>
        <w:tc>
          <w:tcPr>
            <w:tcW w:w="1215" w:type="dxa"/>
            <w:tcBorders>
              <w:top w:val="single" w:sz="4" w:space="0" w:color="auto"/>
              <w:left w:val="nil"/>
              <w:bottom w:val="single" w:sz="4" w:space="0" w:color="auto"/>
              <w:right w:val="single" w:sz="4" w:space="0" w:color="auto"/>
            </w:tcBorders>
            <w:shd w:val="clear" w:color="auto" w:fill="auto"/>
            <w:noWrap/>
            <w:vAlign w:val="center"/>
          </w:tcPr>
          <w:p w14:paraId="625BA265"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张大波　</w:t>
            </w:r>
          </w:p>
        </w:tc>
        <w:tc>
          <w:tcPr>
            <w:tcW w:w="1950" w:type="dxa"/>
            <w:tcBorders>
              <w:top w:val="nil"/>
              <w:left w:val="nil"/>
              <w:bottom w:val="single" w:sz="4" w:space="0" w:color="auto"/>
              <w:right w:val="single" w:sz="4" w:space="0" w:color="auto"/>
            </w:tcBorders>
            <w:shd w:val="clear" w:color="auto" w:fill="auto"/>
            <w:noWrap/>
            <w:vAlign w:val="center"/>
          </w:tcPr>
          <w:p w14:paraId="7071E5F7"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学分</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5C90166F"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3　</w:t>
            </w:r>
          </w:p>
        </w:tc>
      </w:tr>
      <w:tr w:rsidR="00FD5BAB" w14:paraId="2717E4B9" w14:textId="77777777">
        <w:trPr>
          <w:trHeight w:hRule="exact" w:val="567"/>
          <w:jc w:val="center"/>
        </w:trPr>
        <w:tc>
          <w:tcPr>
            <w:tcW w:w="1985" w:type="dxa"/>
            <w:gridSpan w:val="3"/>
            <w:tcBorders>
              <w:top w:val="nil"/>
              <w:left w:val="single" w:sz="4" w:space="0" w:color="auto"/>
              <w:bottom w:val="single" w:sz="4" w:space="0" w:color="auto"/>
              <w:right w:val="single" w:sz="4" w:space="0" w:color="auto"/>
            </w:tcBorders>
            <w:shd w:val="clear" w:color="auto" w:fill="auto"/>
            <w:noWrap/>
            <w:vAlign w:val="center"/>
          </w:tcPr>
          <w:p w14:paraId="51813607"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专业</w:t>
            </w:r>
          </w:p>
        </w:tc>
        <w:tc>
          <w:tcPr>
            <w:tcW w:w="1215" w:type="dxa"/>
            <w:tcBorders>
              <w:top w:val="single" w:sz="4" w:space="0" w:color="auto"/>
              <w:left w:val="nil"/>
              <w:bottom w:val="single" w:sz="4" w:space="0" w:color="auto"/>
              <w:right w:val="single" w:sz="4" w:space="0" w:color="auto"/>
            </w:tcBorders>
            <w:shd w:val="clear" w:color="auto" w:fill="auto"/>
            <w:noWrap/>
            <w:vAlign w:val="center"/>
          </w:tcPr>
          <w:p w14:paraId="650279BE"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计算机科学与技术　</w:t>
            </w:r>
          </w:p>
        </w:tc>
        <w:tc>
          <w:tcPr>
            <w:tcW w:w="1950" w:type="dxa"/>
            <w:tcBorders>
              <w:top w:val="nil"/>
              <w:left w:val="nil"/>
              <w:bottom w:val="single" w:sz="4" w:space="0" w:color="auto"/>
              <w:right w:val="single" w:sz="4" w:space="0" w:color="auto"/>
            </w:tcBorders>
            <w:shd w:val="clear" w:color="auto" w:fill="auto"/>
            <w:noWrap/>
            <w:vAlign w:val="center"/>
          </w:tcPr>
          <w:p w14:paraId="2B0547A4"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考试/考查</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049A1B59"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t xml:space="preserve">　                 考试</w:t>
            </w:r>
          </w:p>
        </w:tc>
      </w:tr>
      <w:tr w:rsidR="00FD5BAB" w14:paraId="74E01EA2" w14:textId="77777777">
        <w:trPr>
          <w:trHeight w:hRule="exact" w:val="567"/>
          <w:jc w:val="center"/>
        </w:trPr>
        <w:tc>
          <w:tcPr>
            <w:tcW w:w="1985" w:type="dxa"/>
            <w:gridSpan w:val="3"/>
            <w:tcBorders>
              <w:top w:val="nil"/>
              <w:left w:val="single" w:sz="4" w:space="0" w:color="auto"/>
              <w:bottom w:val="single" w:sz="4" w:space="0" w:color="auto"/>
              <w:right w:val="single" w:sz="4" w:space="0" w:color="auto"/>
            </w:tcBorders>
            <w:shd w:val="clear" w:color="auto" w:fill="auto"/>
            <w:noWrap/>
            <w:vAlign w:val="center"/>
          </w:tcPr>
          <w:p w14:paraId="5AAE5A4F"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是否教考分离</w:t>
            </w:r>
          </w:p>
        </w:tc>
        <w:tc>
          <w:tcPr>
            <w:tcW w:w="1215" w:type="dxa"/>
            <w:tcBorders>
              <w:top w:val="single" w:sz="4" w:space="0" w:color="auto"/>
              <w:left w:val="nil"/>
              <w:bottom w:val="single" w:sz="4" w:space="0" w:color="auto"/>
              <w:right w:val="single" w:sz="4" w:space="0" w:color="auto"/>
            </w:tcBorders>
            <w:shd w:val="clear" w:color="auto" w:fill="auto"/>
            <w:noWrap/>
            <w:vAlign w:val="center"/>
          </w:tcPr>
          <w:p w14:paraId="6DCB5F04"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是　</w:t>
            </w:r>
          </w:p>
        </w:tc>
        <w:tc>
          <w:tcPr>
            <w:tcW w:w="1950" w:type="dxa"/>
            <w:tcBorders>
              <w:top w:val="nil"/>
              <w:left w:val="nil"/>
              <w:bottom w:val="single" w:sz="4" w:space="0" w:color="auto"/>
              <w:right w:val="single" w:sz="4" w:space="0" w:color="auto"/>
            </w:tcBorders>
            <w:shd w:val="clear" w:color="auto" w:fill="auto"/>
            <w:noWrap/>
            <w:vAlign w:val="center"/>
          </w:tcPr>
          <w:p w14:paraId="2E08FFE2"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组建题库方式</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2A4D5C71" w14:textId="6239369D" w:rsidR="00FD5BAB" w:rsidRDefault="00D63504">
            <w:pPr>
              <w:widowControl/>
              <w:jc w:val="center"/>
              <w:rPr>
                <w:rFonts w:ascii="宋体" w:hAnsi="宋体" w:cs="宋体"/>
                <w:color w:val="000000"/>
                <w:kern w:val="0"/>
                <w:sz w:val="24"/>
                <w:szCs w:val="24"/>
              </w:rPr>
            </w:pPr>
            <w:r>
              <w:rPr>
                <w:rFonts w:ascii="宋体" w:hAnsi="宋体" w:cs="宋体" w:hint="eastAsia"/>
                <w:color w:val="000000"/>
                <w:kern w:val="0"/>
                <w:sz w:val="24"/>
                <w:szCs w:val="24"/>
              </w:rPr>
              <w:t>课程团队联合</w:t>
            </w:r>
            <w:r w:rsidR="00AB6972">
              <w:rPr>
                <w:rFonts w:ascii="宋体" w:hAnsi="宋体" w:cs="宋体" w:hint="eastAsia"/>
                <w:color w:val="000000"/>
                <w:kern w:val="0"/>
                <w:sz w:val="24"/>
                <w:szCs w:val="24"/>
              </w:rPr>
              <w:t>命题</w:t>
            </w:r>
          </w:p>
        </w:tc>
      </w:tr>
      <w:tr w:rsidR="00FD5BAB" w14:paraId="13650D13" w14:textId="77777777">
        <w:trPr>
          <w:trHeight w:hRule="exact" w:val="567"/>
          <w:jc w:val="center"/>
        </w:trPr>
        <w:tc>
          <w:tcPr>
            <w:tcW w:w="1985" w:type="dxa"/>
            <w:gridSpan w:val="3"/>
            <w:tcBorders>
              <w:top w:val="nil"/>
              <w:left w:val="single" w:sz="4" w:space="0" w:color="auto"/>
              <w:bottom w:val="single" w:sz="4" w:space="0" w:color="auto"/>
              <w:right w:val="single" w:sz="4" w:space="0" w:color="auto"/>
            </w:tcBorders>
            <w:shd w:val="clear" w:color="auto" w:fill="auto"/>
            <w:noWrap/>
            <w:vAlign w:val="center"/>
          </w:tcPr>
          <w:p w14:paraId="550426E9" w14:textId="77777777" w:rsidR="00FD5BAB" w:rsidRDefault="00AB6972">
            <w:pPr>
              <w:widowControl/>
              <w:jc w:val="center"/>
              <w:rPr>
                <w:rFonts w:ascii="宋体" w:hAnsi="宋体" w:cs="宋体"/>
                <w:color w:val="000000"/>
                <w:spacing w:val="-14"/>
                <w:kern w:val="0"/>
                <w:sz w:val="24"/>
                <w:szCs w:val="24"/>
              </w:rPr>
            </w:pPr>
            <w:r>
              <w:rPr>
                <w:rFonts w:ascii="宋体" w:hAnsi="宋体" w:cs="宋体" w:hint="eastAsia"/>
                <w:color w:val="000000"/>
                <w:spacing w:val="-14"/>
                <w:kern w:val="0"/>
                <w:sz w:val="24"/>
                <w:szCs w:val="24"/>
              </w:rPr>
              <w:t>平时考核成绩占比</w:t>
            </w:r>
          </w:p>
        </w:tc>
        <w:tc>
          <w:tcPr>
            <w:tcW w:w="1215" w:type="dxa"/>
            <w:tcBorders>
              <w:top w:val="single" w:sz="4" w:space="0" w:color="auto"/>
              <w:left w:val="nil"/>
              <w:bottom w:val="single" w:sz="4" w:space="0" w:color="auto"/>
              <w:right w:val="single" w:sz="4" w:space="0" w:color="auto"/>
            </w:tcBorders>
            <w:shd w:val="clear" w:color="auto" w:fill="auto"/>
            <w:vAlign w:val="center"/>
          </w:tcPr>
          <w:p w14:paraId="1B558E71"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30%　</w:t>
            </w:r>
          </w:p>
        </w:tc>
        <w:tc>
          <w:tcPr>
            <w:tcW w:w="1950" w:type="dxa"/>
            <w:tcBorders>
              <w:top w:val="nil"/>
              <w:left w:val="nil"/>
              <w:bottom w:val="single" w:sz="4" w:space="0" w:color="auto"/>
              <w:right w:val="single" w:sz="4" w:space="0" w:color="auto"/>
            </w:tcBorders>
            <w:shd w:val="clear" w:color="auto" w:fill="auto"/>
            <w:noWrap/>
            <w:vAlign w:val="center"/>
          </w:tcPr>
          <w:p w14:paraId="3C4637B4" w14:textId="77777777" w:rsidR="00FD5BAB" w:rsidRDefault="00AB6972">
            <w:pPr>
              <w:widowControl/>
              <w:jc w:val="center"/>
              <w:rPr>
                <w:rFonts w:ascii="宋体" w:hAnsi="宋体" w:cs="宋体"/>
                <w:color w:val="000000"/>
                <w:spacing w:val="-12"/>
                <w:kern w:val="0"/>
                <w:sz w:val="24"/>
                <w:szCs w:val="24"/>
              </w:rPr>
            </w:pPr>
            <w:r>
              <w:rPr>
                <w:rFonts w:ascii="宋体" w:hAnsi="宋体" w:cs="宋体" w:hint="eastAsia"/>
                <w:color w:val="000000"/>
                <w:spacing w:val="-12"/>
                <w:kern w:val="0"/>
                <w:sz w:val="24"/>
                <w:szCs w:val="24"/>
              </w:rPr>
              <w:t>期末考核成绩占比</w:t>
            </w:r>
          </w:p>
        </w:tc>
        <w:tc>
          <w:tcPr>
            <w:tcW w:w="5130" w:type="dxa"/>
            <w:gridSpan w:val="6"/>
            <w:tcBorders>
              <w:top w:val="single" w:sz="4" w:space="0" w:color="auto"/>
              <w:left w:val="nil"/>
              <w:bottom w:val="single" w:sz="4" w:space="0" w:color="auto"/>
              <w:right w:val="single" w:sz="4" w:space="0" w:color="auto"/>
            </w:tcBorders>
            <w:shd w:val="clear" w:color="auto" w:fill="auto"/>
            <w:vAlign w:val="center"/>
          </w:tcPr>
          <w:p w14:paraId="6CD3C623"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　70%</w:t>
            </w:r>
          </w:p>
        </w:tc>
      </w:tr>
      <w:tr w:rsidR="00FD5BAB" w14:paraId="1BBCCDAD" w14:textId="77777777">
        <w:trPr>
          <w:trHeight w:hRule="exact" w:val="567"/>
          <w:jc w:val="center"/>
        </w:trPr>
        <w:tc>
          <w:tcPr>
            <w:tcW w:w="1985" w:type="dxa"/>
            <w:gridSpan w:val="3"/>
            <w:tcBorders>
              <w:top w:val="nil"/>
              <w:left w:val="single" w:sz="4" w:space="0" w:color="auto"/>
              <w:bottom w:val="single" w:sz="4" w:space="0" w:color="auto"/>
              <w:right w:val="single" w:sz="4" w:space="0" w:color="auto"/>
            </w:tcBorders>
            <w:shd w:val="clear" w:color="auto" w:fill="auto"/>
            <w:noWrap/>
            <w:vAlign w:val="center"/>
          </w:tcPr>
          <w:p w14:paraId="26B35C28"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t>期末考核方式</w:t>
            </w:r>
          </w:p>
        </w:tc>
        <w:tc>
          <w:tcPr>
            <w:tcW w:w="1215" w:type="dxa"/>
            <w:tcBorders>
              <w:top w:val="single" w:sz="4" w:space="0" w:color="auto"/>
              <w:left w:val="nil"/>
              <w:bottom w:val="single" w:sz="4" w:space="0" w:color="auto"/>
              <w:right w:val="single" w:sz="4" w:space="0" w:color="auto"/>
            </w:tcBorders>
            <w:shd w:val="clear" w:color="auto" w:fill="auto"/>
            <w:vAlign w:val="center"/>
          </w:tcPr>
          <w:p w14:paraId="49E34498"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考试　</w:t>
            </w:r>
          </w:p>
        </w:tc>
        <w:tc>
          <w:tcPr>
            <w:tcW w:w="1950" w:type="dxa"/>
            <w:tcBorders>
              <w:top w:val="nil"/>
              <w:left w:val="nil"/>
              <w:bottom w:val="single" w:sz="4" w:space="0" w:color="auto"/>
              <w:right w:val="single" w:sz="4" w:space="0" w:color="auto"/>
            </w:tcBorders>
            <w:shd w:val="clear" w:color="auto" w:fill="auto"/>
            <w:noWrap/>
            <w:vAlign w:val="center"/>
          </w:tcPr>
          <w:p w14:paraId="2ECB61CC"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难易度占比（%）</w:t>
            </w:r>
          </w:p>
        </w:tc>
        <w:tc>
          <w:tcPr>
            <w:tcW w:w="1710" w:type="dxa"/>
            <w:gridSpan w:val="2"/>
            <w:tcBorders>
              <w:top w:val="single" w:sz="4" w:space="0" w:color="auto"/>
              <w:left w:val="nil"/>
              <w:bottom w:val="single" w:sz="4" w:space="0" w:color="auto"/>
              <w:right w:val="single" w:sz="4" w:space="0" w:color="auto"/>
            </w:tcBorders>
            <w:shd w:val="clear" w:color="auto" w:fill="auto"/>
            <w:vAlign w:val="center"/>
          </w:tcPr>
          <w:p w14:paraId="4B739C23"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难10%</w:t>
            </w:r>
          </w:p>
        </w:tc>
        <w:tc>
          <w:tcPr>
            <w:tcW w:w="1710" w:type="dxa"/>
            <w:gridSpan w:val="2"/>
            <w:tcBorders>
              <w:top w:val="single" w:sz="4" w:space="0" w:color="auto"/>
              <w:left w:val="nil"/>
              <w:bottom w:val="single" w:sz="4" w:space="0" w:color="auto"/>
              <w:right w:val="single" w:sz="4" w:space="0" w:color="auto"/>
            </w:tcBorders>
            <w:shd w:val="clear" w:color="auto" w:fill="auto"/>
            <w:vAlign w:val="center"/>
          </w:tcPr>
          <w:p w14:paraId="2D39BA11"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中70%</w:t>
            </w:r>
          </w:p>
        </w:tc>
        <w:tc>
          <w:tcPr>
            <w:tcW w:w="1710" w:type="dxa"/>
            <w:gridSpan w:val="2"/>
            <w:tcBorders>
              <w:top w:val="single" w:sz="4" w:space="0" w:color="auto"/>
              <w:left w:val="nil"/>
              <w:bottom w:val="single" w:sz="4" w:space="0" w:color="auto"/>
              <w:right w:val="single" w:sz="4" w:space="0" w:color="auto"/>
            </w:tcBorders>
            <w:shd w:val="clear" w:color="auto" w:fill="auto"/>
            <w:vAlign w:val="center"/>
          </w:tcPr>
          <w:p w14:paraId="1AA3DF5E"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易20%</w:t>
            </w:r>
          </w:p>
        </w:tc>
      </w:tr>
      <w:tr w:rsidR="00FD5BAB" w14:paraId="535D20F8" w14:textId="77777777">
        <w:trPr>
          <w:trHeight w:hRule="exact" w:val="567"/>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noWrap/>
            <w:vAlign w:val="center"/>
          </w:tcPr>
          <w:p w14:paraId="352B25FD" w14:textId="77777777" w:rsidR="00FD5BAB" w:rsidRDefault="00AB6972">
            <w:pPr>
              <w:widowControl/>
              <w:jc w:val="center"/>
              <w:rPr>
                <w:rFonts w:ascii="宋体" w:hAnsi="宋体" w:cs="宋体"/>
                <w:b/>
                <w:bCs/>
                <w:color w:val="000000"/>
                <w:kern w:val="0"/>
                <w:sz w:val="24"/>
                <w:szCs w:val="24"/>
              </w:rPr>
            </w:pPr>
            <w:r>
              <w:rPr>
                <w:rFonts w:ascii="宋体" w:hAnsi="宋体" w:cs="宋体" w:hint="eastAsia"/>
                <w:b/>
                <w:bCs/>
                <w:color w:val="000000"/>
                <w:kern w:val="0"/>
                <w:sz w:val="24"/>
                <w:szCs w:val="24"/>
              </w:rPr>
              <w:t>二、主要内容</w:t>
            </w:r>
          </w:p>
        </w:tc>
      </w:tr>
      <w:tr w:rsidR="00FD5BAB" w14:paraId="05230639" w14:textId="77777777">
        <w:trPr>
          <w:trHeight w:hRule="exact" w:val="726"/>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36C69D91"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教学目标</w:t>
            </w:r>
          </w:p>
        </w:tc>
        <w:tc>
          <w:tcPr>
            <w:tcW w:w="1229" w:type="dxa"/>
            <w:tcBorders>
              <w:top w:val="nil"/>
              <w:left w:val="nil"/>
              <w:bottom w:val="single" w:sz="4" w:space="0" w:color="auto"/>
              <w:right w:val="single" w:sz="4" w:space="0" w:color="auto"/>
            </w:tcBorders>
            <w:shd w:val="clear" w:color="auto" w:fill="auto"/>
            <w:noWrap/>
            <w:vAlign w:val="center"/>
          </w:tcPr>
          <w:p w14:paraId="7C97847C"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对应章节</w:t>
            </w:r>
          </w:p>
        </w:tc>
        <w:tc>
          <w:tcPr>
            <w:tcW w:w="2835" w:type="dxa"/>
            <w:gridSpan w:val="4"/>
            <w:tcBorders>
              <w:top w:val="nil"/>
              <w:left w:val="nil"/>
              <w:bottom w:val="single" w:sz="4" w:space="0" w:color="auto"/>
              <w:right w:val="single" w:sz="4" w:space="0" w:color="auto"/>
            </w:tcBorders>
            <w:shd w:val="clear" w:color="auto" w:fill="auto"/>
            <w:noWrap/>
            <w:vAlign w:val="center"/>
          </w:tcPr>
          <w:p w14:paraId="5BC28DD2"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要求</w:t>
            </w:r>
          </w:p>
        </w:tc>
        <w:tc>
          <w:tcPr>
            <w:tcW w:w="1066" w:type="dxa"/>
            <w:tcBorders>
              <w:top w:val="nil"/>
              <w:left w:val="nil"/>
              <w:bottom w:val="single" w:sz="4" w:space="0" w:color="auto"/>
              <w:right w:val="single" w:sz="4" w:space="0" w:color="auto"/>
            </w:tcBorders>
            <w:shd w:val="clear" w:color="auto" w:fill="auto"/>
            <w:noWrap/>
            <w:vAlign w:val="center"/>
          </w:tcPr>
          <w:p w14:paraId="51C78608" w14:textId="77777777" w:rsidR="00FD5BAB" w:rsidRDefault="00AB6972">
            <w:pPr>
              <w:widowControl/>
              <w:jc w:val="center"/>
              <w:rPr>
                <w:rFonts w:ascii="宋体" w:hAnsi="宋体" w:cs="宋体"/>
                <w:color w:val="000000"/>
                <w:spacing w:val="-20"/>
                <w:kern w:val="0"/>
                <w:sz w:val="24"/>
                <w:szCs w:val="24"/>
              </w:rPr>
            </w:pPr>
            <w:proofErr w:type="gramStart"/>
            <w:r>
              <w:rPr>
                <w:rFonts w:ascii="宋体" w:hAnsi="宋体" w:cs="宋体" w:hint="eastAsia"/>
                <w:color w:val="000000"/>
                <w:spacing w:val="-20"/>
                <w:kern w:val="0"/>
                <w:sz w:val="24"/>
                <w:szCs w:val="24"/>
              </w:rPr>
              <w:t>分值占</w:t>
            </w:r>
            <w:proofErr w:type="gramEnd"/>
            <w:r>
              <w:rPr>
                <w:rFonts w:ascii="宋体" w:hAnsi="宋体" w:cs="宋体" w:hint="eastAsia"/>
                <w:color w:val="000000"/>
                <w:spacing w:val="-20"/>
                <w:kern w:val="0"/>
                <w:sz w:val="24"/>
                <w:szCs w:val="24"/>
              </w:rPr>
              <w:t>比</w:t>
            </w:r>
          </w:p>
          <w:p w14:paraId="6E6DCB74" w14:textId="77777777" w:rsidR="00FD5BAB" w:rsidRDefault="00AB6972">
            <w:pPr>
              <w:widowControl/>
              <w:jc w:val="center"/>
              <w:rPr>
                <w:rFonts w:ascii="宋体" w:hAnsi="宋体" w:cs="宋体"/>
                <w:color w:val="000000"/>
                <w:spacing w:val="-20"/>
                <w:kern w:val="0"/>
                <w:sz w:val="24"/>
                <w:szCs w:val="24"/>
              </w:rPr>
            </w:pPr>
            <w:r>
              <w:rPr>
                <w:rFonts w:ascii="宋体" w:hAnsi="宋体" w:cs="宋体" w:hint="eastAsia"/>
                <w:color w:val="000000"/>
                <w:spacing w:val="-20"/>
                <w:kern w:val="0"/>
                <w:sz w:val="24"/>
                <w:szCs w:val="24"/>
              </w:rPr>
              <w:t>（%）</w:t>
            </w:r>
          </w:p>
        </w:tc>
      </w:tr>
      <w:tr w:rsidR="00FD5BAB" w14:paraId="5565BEB9"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2BB26D88"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1.</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7720D66A" w14:textId="4BC3EED6"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计算机层次结构和硬件技术指标</w:t>
            </w:r>
          </w:p>
        </w:tc>
        <w:tc>
          <w:tcPr>
            <w:tcW w:w="1229" w:type="dxa"/>
            <w:tcBorders>
              <w:top w:val="nil"/>
              <w:left w:val="nil"/>
              <w:bottom w:val="single" w:sz="4" w:space="0" w:color="auto"/>
              <w:right w:val="single" w:sz="4" w:space="0" w:color="auto"/>
            </w:tcBorders>
            <w:shd w:val="clear" w:color="auto" w:fill="auto"/>
            <w:noWrap/>
            <w:vAlign w:val="center"/>
          </w:tcPr>
          <w:p w14:paraId="41CEA2CF"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第1,</w:t>
            </w:r>
            <w:r>
              <w:rPr>
                <w:rFonts w:ascii="宋体" w:hAnsi="宋体" w:cs="宋体"/>
                <w:color w:val="000000"/>
                <w:kern w:val="0"/>
                <w:sz w:val="24"/>
                <w:szCs w:val="24"/>
              </w:rPr>
              <w:t>2</w:t>
            </w:r>
            <w:r>
              <w:rPr>
                <w:rFonts w:ascii="宋体" w:hAnsi="宋体" w:cs="宋体" w:hint="eastAsia"/>
                <w:color w:val="000000"/>
                <w:kern w:val="0"/>
                <w:sz w:val="24"/>
                <w:szCs w:val="24"/>
              </w:rPr>
              <w:t>章</w:t>
            </w:r>
          </w:p>
        </w:tc>
        <w:tc>
          <w:tcPr>
            <w:tcW w:w="2835" w:type="dxa"/>
            <w:gridSpan w:val="4"/>
            <w:tcBorders>
              <w:top w:val="nil"/>
              <w:left w:val="nil"/>
              <w:bottom w:val="single" w:sz="4" w:space="0" w:color="auto"/>
              <w:right w:val="single" w:sz="4" w:space="0" w:color="auto"/>
            </w:tcBorders>
            <w:shd w:val="clear" w:color="auto" w:fill="auto"/>
            <w:noWrap/>
            <w:vAlign w:val="center"/>
          </w:tcPr>
          <w:p w14:paraId="2F48B43F" w14:textId="4A373032"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掌握层次结构</w:t>
            </w:r>
          </w:p>
        </w:tc>
        <w:tc>
          <w:tcPr>
            <w:tcW w:w="1066" w:type="dxa"/>
            <w:tcBorders>
              <w:top w:val="nil"/>
              <w:left w:val="nil"/>
              <w:bottom w:val="single" w:sz="4" w:space="0" w:color="auto"/>
              <w:right w:val="single" w:sz="4" w:space="0" w:color="auto"/>
            </w:tcBorders>
            <w:shd w:val="clear" w:color="auto" w:fill="auto"/>
            <w:noWrap/>
            <w:vAlign w:val="center"/>
          </w:tcPr>
          <w:p w14:paraId="13378E96"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5</w:t>
            </w:r>
          </w:p>
        </w:tc>
      </w:tr>
      <w:tr w:rsidR="00C42DA6" w14:paraId="7240ADD3"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5B61A3DC" w14:textId="25CF7B36" w:rsidR="00C42DA6" w:rsidRDefault="00910187">
            <w:pPr>
              <w:widowControl/>
              <w:jc w:val="center"/>
              <w:rPr>
                <w:rFonts w:ascii="宋体" w:hAnsi="宋体" w:cs="宋体"/>
                <w:color w:val="000000"/>
                <w:kern w:val="0"/>
                <w:sz w:val="24"/>
                <w:szCs w:val="24"/>
              </w:rPr>
            </w:pPr>
            <w:r>
              <w:rPr>
                <w:rFonts w:ascii="宋体" w:hAnsi="宋体" w:cs="宋体" w:hint="eastAsia"/>
                <w:color w:val="000000"/>
                <w:kern w:val="0"/>
                <w:sz w:val="24"/>
                <w:szCs w:val="24"/>
              </w:rPr>
              <w:t>2.</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4BD80683" w14:textId="4A9CCDD3" w:rsidR="00C42DA6" w:rsidRDefault="00C42DA6">
            <w:pPr>
              <w:widowControl/>
              <w:jc w:val="center"/>
              <w:rPr>
                <w:rFonts w:ascii="宋体" w:hAnsi="宋体" w:cs="宋体"/>
                <w:color w:val="000000"/>
                <w:kern w:val="0"/>
                <w:sz w:val="24"/>
                <w:szCs w:val="24"/>
              </w:rPr>
            </w:pPr>
            <w:r>
              <w:rPr>
                <w:rFonts w:ascii="宋体" w:hAnsi="宋体" w:cs="宋体" w:hint="eastAsia"/>
                <w:color w:val="000000"/>
                <w:kern w:val="0"/>
                <w:sz w:val="24"/>
                <w:szCs w:val="24"/>
              </w:rPr>
              <w:t>系统总线</w:t>
            </w:r>
          </w:p>
        </w:tc>
        <w:tc>
          <w:tcPr>
            <w:tcW w:w="1229" w:type="dxa"/>
            <w:tcBorders>
              <w:top w:val="nil"/>
              <w:left w:val="nil"/>
              <w:bottom w:val="single" w:sz="4" w:space="0" w:color="auto"/>
              <w:right w:val="single" w:sz="4" w:space="0" w:color="auto"/>
            </w:tcBorders>
            <w:shd w:val="clear" w:color="auto" w:fill="auto"/>
            <w:noWrap/>
            <w:vAlign w:val="center"/>
          </w:tcPr>
          <w:p w14:paraId="397EB664" w14:textId="0F6A9851" w:rsidR="00C42DA6" w:rsidRDefault="00C42DA6">
            <w:pPr>
              <w:widowControl/>
              <w:jc w:val="center"/>
              <w:rPr>
                <w:rFonts w:ascii="宋体" w:hAnsi="宋体" w:cs="宋体"/>
                <w:color w:val="000000"/>
                <w:kern w:val="0"/>
                <w:sz w:val="24"/>
                <w:szCs w:val="24"/>
              </w:rPr>
            </w:pPr>
            <w:r>
              <w:rPr>
                <w:rFonts w:ascii="宋体" w:hAnsi="宋体" w:cs="宋体" w:hint="eastAsia"/>
                <w:color w:val="000000"/>
                <w:kern w:val="0"/>
                <w:sz w:val="24"/>
                <w:szCs w:val="24"/>
              </w:rPr>
              <w:t>第3章</w:t>
            </w:r>
          </w:p>
        </w:tc>
        <w:tc>
          <w:tcPr>
            <w:tcW w:w="2835" w:type="dxa"/>
            <w:gridSpan w:val="4"/>
            <w:tcBorders>
              <w:top w:val="nil"/>
              <w:left w:val="nil"/>
              <w:bottom w:val="single" w:sz="4" w:space="0" w:color="auto"/>
              <w:right w:val="single" w:sz="4" w:space="0" w:color="auto"/>
            </w:tcBorders>
            <w:shd w:val="clear" w:color="auto" w:fill="auto"/>
            <w:noWrap/>
            <w:vAlign w:val="center"/>
          </w:tcPr>
          <w:p w14:paraId="4D27FC42" w14:textId="54B1F600" w:rsidR="00C42DA6" w:rsidRDefault="00C42DA6">
            <w:pPr>
              <w:widowControl/>
              <w:jc w:val="center"/>
              <w:rPr>
                <w:rFonts w:ascii="宋体" w:hAnsi="宋体" w:cs="宋体"/>
                <w:color w:val="000000"/>
                <w:kern w:val="0"/>
                <w:sz w:val="24"/>
                <w:szCs w:val="24"/>
              </w:rPr>
            </w:pPr>
            <w:r>
              <w:rPr>
                <w:rFonts w:ascii="宋体" w:hAnsi="宋体" w:cs="宋体" w:hint="eastAsia"/>
                <w:color w:val="000000"/>
                <w:kern w:val="0"/>
                <w:sz w:val="24"/>
                <w:szCs w:val="24"/>
              </w:rPr>
              <w:t>掌握总线相关概念</w:t>
            </w:r>
          </w:p>
        </w:tc>
        <w:tc>
          <w:tcPr>
            <w:tcW w:w="1066" w:type="dxa"/>
            <w:tcBorders>
              <w:top w:val="nil"/>
              <w:left w:val="nil"/>
              <w:bottom w:val="single" w:sz="4" w:space="0" w:color="auto"/>
              <w:right w:val="single" w:sz="4" w:space="0" w:color="auto"/>
            </w:tcBorders>
            <w:shd w:val="clear" w:color="auto" w:fill="auto"/>
            <w:noWrap/>
            <w:vAlign w:val="center"/>
          </w:tcPr>
          <w:p w14:paraId="12055954" w14:textId="3E357AF1" w:rsidR="00C42DA6" w:rsidRDefault="003E0E46">
            <w:pPr>
              <w:widowControl/>
              <w:jc w:val="center"/>
              <w:rPr>
                <w:rFonts w:ascii="宋体" w:hAnsi="宋体" w:cs="宋体"/>
                <w:color w:val="000000"/>
                <w:kern w:val="0"/>
                <w:sz w:val="24"/>
                <w:szCs w:val="24"/>
              </w:rPr>
            </w:pPr>
            <w:r>
              <w:rPr>
                <w:rFonts w:ascii="宋体" w:hAnsi="宋体" w:cs="宋体" w:hint="eastAsia"/>
                <w:color w:val="000000"/>
                <w:kern w:val="0"/>
                <w:sz w:val="24"/>
                <w:szCs w:val="24"/>
              </w:rPr>
              <w:t>10</w:t>
            </w:r>
          </w:p>
        </w:tc>
      </w:tr>
      <w:tr w:rsidR="00FD5BAB" w14:paraId="77122089"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3B529BD2" w14:textId="7302789E" w:rsidR="00FD5BAB" w:rsidRDefault="00910187">
            <w:pPr>
              <w:widowControl/>
              <w:jc w:val="center"/>
              <w:rPr>
                <w:rFonts w:ascii="宋体" w:hAnsi="宋体" w:cs="宋体"/>
                <w:color w:val="000000"/>
                <w:kern w:val="0"/>
                <w:sz w:val="24"/>
                <w:szCs w:val="24"/>
              </w:rPr>
            </w:pPr>
            <w:r>
              <w:rPr>
                <w:rFonts w:ascii="宋体" w:hAnsi="宋体" w:cs="宋体" w:hint="eastAsia"/>
                <w:color w:val="000000"/>
                <w:kern w:val="0"/>
                <w:sz w:val="24"/>
                <w:szCs w:val="24"/>
              </w:rPr>
              <w:t>3.</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6B308E3E"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数据的表示方法，掌握运算器的功能、组成和工作原理。</w:t>
            </w:r>
          </w:p>
          <w:p w14:paraId="40CDE140" w14:textId="77777777" w:rsidR="00FD5BAB" w:rsidRDefault="00FD5BAB">
            <w:pPr>
              <w:widowControl/>
              <w:jc w:val="center"/>
              <w:rPr>
                <w:rFonts w:ascii="宋体" w:hAnsi="宋体" w:cs="宋体"/>
                <w:color w:val="000000"/>
                <w:kern w:val="0"/>
                <w:sz w:val="24"/>
                <w:szCs w:val="24"/>
              </w:rPr>
            </w:pPr>
          </w:p>
        </w:tc>
        <w:tc>
          <w:tcPr>
            <w:tcW w:w="1229" w:type="dxa"/>
            <w:tcBorders>
              <w:top w:val="nil"/>
              <w:left w:val="nil"/>
              <w:bottom w:val="single" w:sz="4" w:space="0" w:color="auto"/>
              <w:right w:val="single" w:sz="4" w:space="0" w:color="auto"/>
            </w:tcBorders>
            <w:shd w:val="clear" w:color="auto" w:fill="auto"/>
            <w:noWrap/>
            <w:vAlign w:val="center"/>
          </w:tcPr>
          <w:p w14:paraId="3547307D"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第6章</w:t>
            </w:r>
          </w:p>
        </w:tc>
        <w:tc>
          <w:tcPr>
            <w:tcW w:w="2835" w:type="dxa"/>
            <w:gridSpan w:val="4"/>
            <w:tcBorders>
              <w:top w:val="nil"/>
              <w:left w:val="nil"/>
              <w:bottom w:val="single" w:sz="4" w:space="0" w:color="auto"/>
              <w:right w:val="single" w:sz="4" w:space="0" w:color="auto"/>
            </w:tcBorders>
            <w:shd w:val="clear" w:color="auto" w:fill="auto"/>
            <w:noWrap/>
            <w:vAlign w:val="center"/>
          </w:tcPr>
          <w:p w14:paraId="071BF5E5"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掌握数据表达和运算方法　</w:t>
            </w:r>
          </w:p>
        </w:tc>
        <w:tc>
          <w:tcPr>
            <w:tcW w:w="1066" w:type="dxa"/>
            <w:tcBorders>
              <w:top w:val="nil"/>
              <w:left w:val="nil"/>
              <w:bottom w:val="single" w:sz="4" w:space="0" w:color="auto"/>
              <w:right w:val="single" w:sz="4" w:space="0" w:color="auto"/>
            </w:tcBorders>
            <w:shd w:val="clear" w:color="auto" w:fill="auto"/>
            <w:noWrap/>
            <w:vAlign w:val="center"/>
          </w:tcPr>
          <w:p w14:paraId="56B4F46F" w14:textId="2818D003"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2</w:t>
            </w:r>
            <w:r w:rsidR="003E0E46">
              <w:rPr>
                <w:rFonts w:ascii="宋体" w:hAnsi="宋体" w:cs="宋体" w:hint="eastAsia"/>
                <w:color w:val="000000"/>
                <w:kern w:val="0"/>
                <w:sz w:val="24"/>
                <w:szCs w:val="24"/>
              </w:rPr>
              <w:t>0</w:t>
            </w:r>
          </w:p>
        </w:tc>
      </w:tr>
      <w:tr w:rsidR="00FD5BAB" w14:paraId="450E6A60"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0D771C49" w14:textId="2DC6E846" w:rsidR="00FD5BAB" w:rsidRDefault="00442056">
            <w:pPr>
              <w:widowControl/>
              <w:jc w:val="center"/>
              <w:rPr>
                <w:rFonts w:ascii="宋体" w:hAnsi="宋体" w:cs="宋体"/>
                <w:color w:val="000000"/>
                <w:kern w:val="0"/>
                <w:sz w:val="24"/>
                <w:szCs w:val="24"/>
              </w:rPr>
            </w:pPr>
            <w:r>
              <w:rPr>
                <w:rFonts w:ascii="宋体" w:hAnsi="宋体" w:cs="宋体" w:hint="eastAsia"/>
                <w:color w:val="000000"/>
                <w:kern w:val="0"/>
                <w:sz w:val="24"/>
                <w:szCs w:val="24"/>
              </w:rPr>
              <w:t>4</w:t>
            </w:r>
            <w:r w:rsidR="00AB6972">
              <w:rPr>
                <w:rFonts w:ascii="宋体" w:hAnsi="宋体" w:cs="宋体" w:hint="eastAsia"/>
                <w:color w:val="000000"/>
                <w:kern w:val="0"/>
                <w:sz w:val="24"/>
                <w:szCs w:val="24"/>
              </w:rPr>
              <w:t>.</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2D84E161"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存储器的工作原理</w:t>
            </w:r>
          </w:p>
        </w:tc>
        <w:tc>
          <w:tcPr>
            <w:tcW w:w="1229" w:type="dxa"/>
            <w:tcBorders>
              <w:top w:val="nil"/>
              <w:left w:val="nil"/>
              <w:bottom w:val="single" w:sz="4" w:space="0" w:color="auto"/>
              <w:right w:val="single" w:sz="4" w:space="0" w:color="auto"/>
            </w:tcBorders>
            <w:shd w:val="clear" w:color="auto" w:fill="auto"/>
            <w:noWrap/>
            <w:vAlign w:val="center"/>
          </w:tcPr>
          <w:p w14:paraId="5DC71D4E"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第4章</w:t>
            </w:r>
          </w:p>
        </w:tc>
        <w:tc>
          <w:tcPr>
            <w:tcW w:w="2835" w:type="dxa"/>
            <w:gridSpan w:val="4"/>
            <w:tcBorders>
              <w:top w:val="nil"/>
              <w:left w:val="nil"/>
              <w:bottom w:val="single" w:sz="4" w:space="0" w:color="auto"/>
              <w:right w:val="single" w:sz="4" w:space="0" w:color="auto"/>
            </w:tcBorders>
            <w:shd w:val="clear" w:color="auto" w:fill="auto"/>
            <w:noWrap/>
            <w:vAlign w:val="center"/>
          </w:tcPr>
          <w:p w14:paraId="3ABC15B9" w14:textId="02A0FA4A"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掌握存储器原理及和</w:t>
            </w:r>
            <w:r w:rsidR="00070996">
              <w:rPr>
                <w:rFonts w:ascii="宋体" w:hAnsi="宋体" w:cs="宋体" w:hint="eastAsia"/>
                <w:color w:val="000000"/>
                <w:kern w:val="0"/>
                <w:sz w:val="24"/>
                <w:szCs w:val="24"/>
              </w:rPr>
              <w:t>CPU</w:t>
            </w:r>
            <w:r>
              <w:rPr>
                <w:rFonts w:ascii="宋体" w:hAnsi="宋体" w:cs="宋体" w:hint="eastAsia"/>
                <w:color w:val="000000"/>
                <w:kern w:val="0"/>
                <w:sz w:val="24"/>
                <w:szCs w:val="24"/>
              </w:rPr>
              <w:t>连线</w:t>
            </w:r>
          </w:p>
          <w:p w14:paraId="5C9A329F"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　</w:t>
            </w:r>
          </w:p>
        </w:tc>
        <w:tc>
          <w:tcPr>
            <w:tcW w:w="1066" w:type="dxa"/>
            <w:tcBorders>
              <w:top w:val="nil"/>
              <w:left w:val="nil"/>
              <w:bottom w:val="single" w:sz="4" w:space="0" w:color="auto"/>
              <w:right w:val="single" w:sz="4" w:space="0" w:color="auto"/>
            </w:tcBorders>
            <w:shd w:val="clear" w:color="auto" w:fill="auto"/>
            <w:noWrap/>
            <w:vAlign w:val="center"/>
          </w:tcPr>
          <w:p w14:paraId="2294E47E"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20</w:t>
            </w:r>
          </w:p>
        </w:tc>
      </w:tr>
      <w:tr w:rsidR="00FD5BAB" w14:paraId="727CFBDA"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5513ABFB" w14:textId="4732E250" w:rsidR="00FD5BAB" w:rsidRDefault="00442056">
            <w:pPr>
              <w:widowControl/>
              <w:jc w:val="center"/>
              <w:rPr>
                <w:rFonts w:ascii="宋体" w:hAnsi="宋体" w:cs="宋体"/>
                <w:color w:val="000000"/>
                <w:kern w:val="0"/>
                <w:sz w:val="24"/>
                <w:szCs w:val="24"/>
              </w:rPr>
            </w:pPr>
            <w:r>
              <w:rPr>
                <w:rFonts w:ascii="宋体" w:hAnsi="宋体" w:cs="宋体" w:hint="eastAsia"/>
                <w:color w:val="000000"/>
                <w:kern w:val="0"/>
                <w:sz w:val="24"/>
                <w:szCs w:val="24"/>
              </w:rPr>
              <w:t>5</w:t>
            </w:r>
            <w:r w:rsidR="00AB6972">
              <w:rPr>
                <w:rFonts w:ascii="宋体" w:hAnsi="宋体" w:cs="宋体" w:hint="eastAsia"/>
                <w:color w:val="000000"/>
                <w:kern w:val="0"/>
                <w:sz w:val="24"/>
                <w:szCs w:val="24"/>
              </w:rPr>
              <w:t>.</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6EB9A47B"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指令系统</w:t>
            </w:r>
          </w:p>
        </w:tc>
        <w:tc>
          <w:tcPr>
            <w:tcW w:w="1229" w:type="dxa"/>
            <w:tcBorders>
              <w:top w:val="nil"/>
              <w:left w:val="nil"/>
              <w:bottom w:val="single" w:sz="4" w:space="0" w:color="auto"/>
              <w:right w:val="single" w:sz="4" w:space="0" w:color="auto"/>
            </w:tcBorders>
            <w:shd w:val="clear" w:color="auto" w:fill="auto"/>
            <w:noWrap/>
            <w:vAlign w:val="center"/>
          </w:tcPr>
          <w:p w14:paraId="62E7FCE4"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第7章</w:t>
            </w:r>
          </w:p>
        </w:tc>
        <w:tc>
          <w:tcPr>
            <w:tcW w:w="2835" w:type="dxa"/>
            <w:gridSpan w:val="4"/>
            <w:tcBorders>
              <w:top w:val="nil"/>
              <w:left w:val="nil"/>
              <w:bottom w:val="single" w:sz="4" w:space="0" w:color="auto"/>
              <w:right w:val="single" w:sz="4" w:space="0" w:color="auto"/>
            </w:tcBorders>
            <w:shd w:val="clear" w:color="auto" w:fill="auto"/>
            <w:noWrap/>
            <w:vAlign w:val="center"/>
          </w:tcPr>
          <w:p w14:paraId="78DD9A8E"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掌握指令系统　</w:t>
            </w:r>
          </w:p>
        </w:tc>
        <w:tc>
          <w:tcPr>
            <w:tcW w:w="1066" w:type="dxa"/>
            <w:tcBorders>
              <w:top w:val="nil"/>
              <w:left w:val="nil"/>
              <w:bottom w:val="single" w:sz="4" w:space="0" w:color="auto"/>
              <w:right w:val="single" w:sz="4" w:space="0" w:color="auto"/>
            </w:tcBorders>
            <w:shd w:val="clear" w:color="auto" w:fill="auto"/>
            <w:noWrap/>
            <w:vAlign w:val="center"/>
          </w:tcPr>
          <w:p w14:paraId="687F30B8" w14:textId="7B06458E" w:rsidR="00FD5BAB" w:rsidRDefault="00D62C60">
            <w:pPr>
              <w:widowControl/>
              <w:jc w:val="center"/>
              <w:rPr>
                <w:rFonts w:ascii="宋体" w:hAnsi="宋体" w:cs="宋体"/>
                <w:color w:val="000000"/>
                <w:kern w:val="0"/>
                <w:sz w:val="24"/>
                <w:szCs w:val="24"/>
              </w:rPr>
            </w:pPr>
            <w:r>
              <w:rPr>
                <w:rFonts w:ascii="宋体" w:hAnsi="宋体" w:cs="宋体" w:hint="eastAsia"/>
                <w:color w:val="000000"/>
                <w:kern w:val="0"/>
                <w:sz w:val="24"/>
                <w:szCs w:val="24"/>
              </w:rPr>
              <w:t>10</w:t>
            </w:r>
          </w:p>
        </w:tc>
      </w:tr>
      <w:tr w:rsidR="00FD5BAB" w14:paraId="7737B453"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3FD6C172" w14:textId="3A9E0A62" w:rsidR="00FD5BAB" w:rsidRDefault="00442056">
            <w:pPr>
              <w:widowControl/>
              <w:jc w:val="center"/>
              <w:rPr>
                <w:rFonts w:ascii="宋体" w:hAnsi="宋体" w:cs="宋体"/>
                <w:color w:val="000000"/>
                <w:kern w:val="0"/>
                <w:sz w:val="24"/>
                <w:szCs w:val="24"/>
              </w:rPr>
            </w:pPr>
            <w:r>
              <w:rPr>
                <w:rFonts w:ascii="宋体" w:hAnsi="宋体" w:cs="宋体" w:hint="eastAsia"/>
                <w:color w:val="000000"/>
                <w:kern w:val="0"/>
                <w:sz w:val="24"/>
                <w:szCs w:val="24"/>
              </w:rPr>
              <w:t>6</w:t>
            </w:r>
            <w:r w:rsidR="00AB6972">
              <w:rPr>
                <w:rFonts w:ascii="宋体" w:hAnsi="宋体" w:cs="宋体" w:hint="eastAsia"/>
                <w:color w:val="000000"/>
                <w:kern w:val="0"/>
                <w:sz w:val="24"/>
                <w:szCs w:val="24"/>
              </w:rPr>
              <w:t>.</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2CC817F2"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CPU的结构和功能</w:t>
            </w:r>
          </w:p>
        </w:tc>
        <w:tc>
          <w:tcPr>
            <w:tcW w:w="1229" w:type="dxa"/>
            <w:tcBorders>
              <w:top w:val="nil"/>
              <w:left w:val="nil"/>
              <w:bottom w:val="single" w:sz="4" w:space="0" w:color="auto"/>
              <w:right w:val="single" w:sz="4" w:space="0" w:color="auto"/>
            </w:tcBorders>
            <w:shd w:val="clear" w:color="auto" w:fill="auto"/>
            <w:noWrap/>
            <w:vAlign w:val="center"/>
          </w:tcPr>
          <w:p w14:paraId="134B571D"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第8章</w:t>
            </w:r>
          </w:p>
        </w:tc>
        <w:tc>
          <w:tcPr>
            <w:tcW w:w="2835" w:type="dxa"/>
            <w:gridSpan w:val="4"/>
            <w:tcBorders>
              <w:top w:val="nil"/>
              <w:left w:val="nil"/>
              <w:bottom w:val="single" w:sz="4" w:space="0" w:color="auto"/>
              <w:right w:val="single" w:sz="4" w:space="0" w:color="auto"/>
            </w:tcBorders>
            <w:shd w:val="clear" w:color="auto" w:fill="auto"/>
            <w:noWrap/>
            <w:vAlign w:val="center"/>
          </w:tcPr>
          <w:p w14:paraId="4C59AFDA"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掌握CPU的结构和功能</w:t>
            </w:r>
          </w:p>
        </w:tc>
        <w:tc>
          <w:tcPr>
            <w:tcW w:w="1066" w:type="dxa"/>
            <w:tcBorders>
              <w:top w:val="nil"/>
              <w:left w:val="nil"/>
              <w:bottom w:val="single" w:sz="4" w:space="0" w:color="auto"/>
              <w:right w:val="single" w:sz="4" w:space="0" w:color="auto"/>
            </w:tcBorders>
            <w:shd w:val="clear" w:color="auto" w:fill="auto"/>
            <w:noWrap/>
            <w:vAlign w:val="center"/>
          </w:tcPr>
          <w:p w14:paraId="27BC2081"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15</w:t>
            </w:r>
          </w:p>
        </w:tc>
      </w:tr>
      <w:tr w:rsidR="00FD5BAB" w14:paraId="4C75F031"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2F0DCE96" w14:textId="304EC95E" w:rsidR="00FD5BAB" w:rsidRDefault="00442056">
            <w:pPr>
              <w:widowControl/>
              <w:jc w:val="center"/>
              <w:rPr>
                <w:rFonts w:ascii="宋体" w:hAnsi="宋体" w:cs="宋体"/>
                <w:color w:val="000000"/>
                <w:kern w:val="0"/>
                <w:sz w:val="24"/>
                <w:szCs w:val="24"/>
              </w:rPr>
            </w:pPr>
            <w:r>
              <w:rPr>
                <w:rFonts w:ascii="宋体" w:hAnsi="宋体" w:cs="宋体" w:hint="eastAsia"/>
                <w:color w:val="000000"/>
                <w:kern w:val="0"/>
                <w:sz w:val="24"/>
                <w:szCs w:val="24"/>
              </w:rPr>
              <w:t>7</w:t>
            </w:r>
            <w:r w:rsidR="00AB6972">
              <w:rPr>
                <w:rFonts w:ascii="宋体" w:hAnsi="宋体" w:cs="宋体" w:hint="eastAsia"/>
                <w:color w:val="000000"/>
                <w:kern w:val="0"/>
                <w:sz w:val="24"/>
                <w:szCs w:val="24"/>
              </w:rPr>
              <w:t>.</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3FBB22D7"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 控制单元的功能及设计　</w:t>
            </w:r>
          </w:p>
        </w:tc>
        <w:tc>
          <w:tcPr>
            <w:tcW w:w="1229" w:type="dxa"/>
            <w:tcBorders>
              <w:top w:val="nil"/>
              <w:left w:val="nil"/>
              <w:bottom w:val="single" w:sz="4" w:space="0" w:color="auto"/>
              <w:right w:val="single" w:sz="4" w:space="0" w:color="auto"/>
            </w:tcBorders>
            <w:shd w:val="clear" w:color="auto" w:fill="auto"/>
            <w:noWrap/>
            <w:vAlign w:val="center"/>
          </w:tcPr>
          <w:p w14:paraId="09345D7D"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第9</w:t>
            </w:r>
            <w:r>
              <w:rPr>
                <w:rFonts w:ascii="宋体" w:hAnsi="宋体" w:cs="宋体"/>
                <w:color w:val="000000"/>
                <w:kern w:val="0"/>
                <w:sz w:val="24"/>
                <w:szCs w:val="24"/>
              </w:rPr>
              <w:t>,10</w:t>
            </w:r>
            <w:r>
              <w:rPr>
                <w:rFonts w:ascii="宋体" w:hAnsi="宋体" w:cs="宋体" w:hint="eastAsia"/>
                <w:color w:val="000000"/>
                <w:kern w:val="0"/>
                <w:sz w:val="24"/>
                <w:szCs w:val="24"/>
              </w:rPr>
              <w:t>章</w:t>
            </w:r>
          </w:p>
        </w:tc>
        <w:tc>
          <w:tcPr>
            <w:tcW w:w="2835" w:type="dxa"/>
            <w:gridSpan w:val="4"/>
            <w:tcBorders>
              <w:top w:val="nil"/>
              <w:left w:val="nil"/>
              <w:bottom w:val="single" w:sz="4" w:space="0" w:color="auto"/>
              <w:right w:val="single" w:sz="4" w:space="0" w:color="auto"/>
            </w:tcBorders>
            <w:shd w:val="clear" w:color="auto" w:fill="auto"/>
            <w:noWrap/>
            <w:vAlign w:val="center"/>
          </w:tcPr>
          <w:p w14:paraId="38F32D8C"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掌握控制单元功能及设计</w:t>
            </w:r>
          </w:p>
        </w:tc>
        <w:tc>
          <w:tcPr>
            <w:tcW w:w="1066" w:type="dxa"/>
            <w:tcBorders>
              <w:top w:val="nil"/>
              <w:left w:val="nil"/>
              <w:bottom w:val="single" w:sz="4" w:space="0" w:color="auto"/>
              <w:right w:val="single" w:sz="4" w:space="0" w:color="auto"/>
            </w:tcBorders>
            <w:shd w:val="clear" w:color="auto" w:fill="auto"/>
            <w:noWrap/>
            <w:vAlign w:val="center"/>
          </w:tcPr>
          <w:p w14:paraId="642722FB" w14:textId="2EA8C77D" w:rsidR="00FD5BAB" w:rsidRDefault="00D62C60">
            <w:pPr>
              <w:widowControl/>
              <w:jc w:val="center"/>
              <w:rPr>
                <w:rFonts w:ascii="宋体" w:hAnsi="宋体" w:cs="宋体"/>
                <w:color w:val="000000"/>
                <w:kern w:val="0"/>
                <w:sz w:val="24"/>
                <w:szCs w:val="24"/>
              </w:rPr>
            </w:pPr>
            <w:r>
              <w:rPr>
                <w:rFonts w:ascii="宋体" w:hAnsi="宋体" w:cs="宋体" w:hint="eastAsia"/>
                <w:color w:val="000000"/>
                <w:kern w:val="0"/>
                <w:sz w:val="24"/>
                <w:szCs w:val="24"/>
              </w:rPr>
              <w:t>15</w:t>
            </w:r>
          </w:p>
        </w:tc>
      </w:tr>
      <w:tr w:rsidR="00FD5BAB" w14:paraId="3EFF923C" w14:textId="77777777">
        <w:trPr>
          <w:trHeight w:hRule="exact" w:val="567"/>
          <w:jc w:val="center"/>
        </w:trPr>
        <w:tc>
          <w:tcPr>
            <w:tcW w:w="661" w:type="dxa"/>
            <w:tcBorders>
              <w:top w:val="nil"/>
              <w:left w:val="single" w:sz="4" w:space="0" w:color="auto"/>
              <w:bottom w:val="single" w:sz="4" w:space="0" w:color="auto"/>
              <w:right w:val="single" w:sz="4" w:space="0" w:color="auto"/>
            </w:tcBorders>
            <w:shd w:val="clear" w:color="auto" w:fill="auto"/>
            <w:noWrap/>
            <w:vAlign w:val="center"/>
          </w:tcPr>
          <w:p w14:paraId="638C6F0D" w14:textId="00497B85" w:rsidR="00FD5BAB" w:rsidRDefault="00442056">
            <w:pPr>
              <w:widowControl/>
              <w:jc w:val="center"/>
              <w:rPr>
                <w:rFonts w:ascii="宋体" w:hAnsi="宋体" w:cs="宋体"/>
                <w:color w:val="000000"/>
                <w:kern w:val="0"/>
                <w:sz w:val="24"/>
                <w:szCs w:val="24"/>
              </w:rPr>
            </w:pPr>
            <w:r>
              <w:rPr>
                <w:rFonts w:ascii="宋体" w:hAnsi="宋体" w:cs="宋体" w:hint="eastAsia"/>
                <w:color w:val="000000"/>
                <w:kern w:val="0"/>
                <w:sz w:val="24"/>
                <w:szCs w:val="24"/>
              </w:rPr>
              <w:t>8.</w:t>
            </w:r>
          </w:p>
        </w:tc>
        <w:tc>
          <w:tcPr>
            <w:tcW w:w="4489" w:type="dxa"/>
            <w:gridSpan w:val="4"/>
            <w:tcBorders>
              <w:top w:val="nil"/>
              <w:left w:val="single" w:sz="4" w:space="0" w:color="auto"/>
              <w:bottom w:val="single" w:sz="4" w:space="0" w:color="auto"/>
              <w:right w:val="single" w:sz="4" w:space="0" w:color="auto"/>
            </w:tcBorders>
            <w:shd w:val="clear" w:color="auto" w:fill="auto"/>
            <w:vAlign w:val="center"/>
          </w:tcPr>
          <w:p w14:paraId="1D8D2B1A" w14:textId="32A94709" w:rsidR="00FD5BAB" w:rsidRDefault="00910187">
            <w:pPr>
              <w:widowControl/>
              <w:jc w:val="center"/>
              <w:rPr>
                <w:rFonts w:ascii="宋体" w:hAnsi="宋体" w:cs="宋体"/>
                <w:color w:val="000000"/>
                <w:kern w:val="0"/>
                <w:sz w:val="24"/>
                <w:szCs w:val="24"/>
              </w:rPr>
            </w:pPr>
            <w:r>
              <w:rPr>
                <w:rFonts w:ascii="宋体" w:hAnsi="宋体" w:cs="宋体" w:hint="eastAsia"/>
                <w:color w:val="000000"/>
                <w:kern w:val="0"/>
                <w:sz w:val="24"/>
                <w:szCs w:val="24"/>
              </w:rPr>
              <w:t>计算机与外设的数据传输方式</w:t>
            </w:r>
          </w:p>
        </w:tc>
        <w:tc>
          <w:tcPr>
            <w:tcW w:w="1229" w:type="dxa"/>
            <w:tcBorders>
              <w:top w:val="nil"/>
              <w:left w:val="nil"/>
              <w:bottom w:val="single" w:sz="4" w:space="0" w:color="auto"/>
              <w:right w:val="single" w:sz="4" w:space="0" w:color="auto"/>
            </w:tcBorders>
            <w:shd w:val="clear" w:color="auto" w:fill="auto"/>
            <w:noWrap/>
            <w:vAlign w:val="center"/>
          </w:tcPr>
          <w:p w14:paraId="4BBB5511"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第5章</w:t>
            </w:r>
          </w:p>
        </w:tc>
        <w:tc>
          <w:tcPr>
            <w:tcW w:w="2835" w:type="dxa"/>
            <w:gridSpan w:val="4"/>
            <w:tcBorders>
              <w:top w:val="nil"/>
              <w:left w:val="nil"/>
              <w:bottom w:val="single" w:sz="4" w:space="0" w:color="auto"/>
              <w:right w:val="single" w:sz="4" w:space="0" w:color="auto"/>
            </w:tcBorders>
            <w:shd w:val="clear" w:color="auto" w:fill="auto"/>
            <w:noWrap/>
            <w:vAlign w:val="center"/>
          </w:tcPr>
          <w:p w14:paraId="6CBB5819" w14:textId="35C524E8" w:rsidR="00FD5BAB" w:rsidRDefault="003E0E46">
            <w:pPr>
              <w:widowControl/>
              <w:jc w:val="center"/>
              <w:rPr>
                <w:rFonts w:ascii="宋体" w:hAnsi="宋体" w:cs="宋体"/>
                <w:color w:val="000000"/>
                <w:kern w:val="0"/>
                <w:sz w:val="24"/>
                <w:szCs w:val="24"/>
              </w:rPr>
            </w:pPr>
            <w:r>
              <w:rPr>
                <w:rFonts w:ascii="宋体" w:hAnsi="宋体" w:cs="宋体" w:hint="eastAsia"/>
                <w:color w:val="000000"/>
                <w:kern w:val="0"/>
                <w:sz w:val="24"/>
                <w:szCs w:val="24"/>
              </w:rPr>
              <w:t>掌握计算机与外设的数据传输方式</w:t>
            </w:r>
          </w:p>
        </w:tc>
        <w:tc>
          <w:tcPr>
            <w:tcW w:w="1066" w:type="dxa"/>
            <w:tcBorders>
              <w:top w:val="nil"/>
              <w:left w:val="nil"/>
              <w:bottom w:val="single" w:sz="4" w:space="0" w:color="auto"/>
              <w:right w:val="single" w:sz="4" w:space="0" w:color="auto"/>
            </w:tcBorders>
            <w:shd w:val="clear" w:color="auto" w:fill="auto"/>
            <w:noWrap/>
            <w:vAlign w:val="center"/>
          </w:tcPr>
          <w:p w14:paraId="6A2F98A3"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5</w:t>
            </w:r>
          </w:p>
        </w:tc>
      </w:tr>
      <w:tr w:rsidR="00FD5BAB" w14:paraId="451888E0" w14:textId="77777777">
        <w:trPr>
          <w:trHeight w:hRule="exact" w:val="567"/>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noWrap/>
            <w:vAlign w:val="center"/>
          </w:tcPr>
          <w:p w14:paraId="6D99ECA6"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考核内容（见后附页）</w:t>
            </w:r>
          </w:p>
        </w:tc>
      </w:tr>
      <w:tr w:rsidR="00FD5BAB" w14:paraId="34A3E976" w14:textId="77777777">
        <w:trPr>
          <w:trHeight w:hRule="exact" w:val="567"/>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noWrap/>
            <w:vAlign w:val="center"/>
          </w:tcPr>
          <w:p w14:paraId="5947DADB"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试卷结构</w:t>
            </w:r>
          </w:p>
        </w:tc>
      </w:tr>
      <w:tr w:rsidR="00FD5BAB" w14:paraId="3868AF3D"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F402EE9"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考试题型</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2C54485C"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期末考核</w:t>
            </w:r>
            <w:proofErr w:type="gramStart"/>
            <w:r>
              <w:rPr>
                <w:rFonts w:ascii="宋体" w:hAnsi="宋体" w:cs="宋体" w:hint="eastAsia"/>
                <w:color w:val="000000"/>
                <w:kern w:val="0"/>
                <w:sz w:val="22"/>
                <w:szCs w:val="22"/>
              </w:rPr>
              <w:t>分值占</w:t>
            </w:r>
            <w:proofErr w:type="gramEnd"/>
            <w:r>
              <w:rPr>
                <w:rFonts w:ascii="宋体" w:hAnsi="宋体" w:cs="宋体" w:hint="eastAsia"/>
                <w:color w:val="000000"/>
                <w:kern w:val="0"/>
                <w:sz w:val="22"/>
                <w:szCs w:val="22"/>
              </w:rPr>
              <w:t>比（%）</w:t>
            </w:r>
          </w:p>
        </w:tc>
      </w:tr>
      <w:tr w:rsidR="00FD5BAB" w14:paraId="29C16013"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23178B62"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判断题</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594AE85F"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r>
      <w:tr w:rsidR="00FD5BAB" w14:paraId="00B39807"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A8F9164"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选择题</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70C99705"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50</w:t>
            </w:r>
          </w:p>
        </w:tc>
      </w:tr>
      <w:tr w:rsidR="00FD5BAB" w14:paraId="164417FA"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4DBE5BD"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简答题</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0309490D"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20</w:t>
            </w:r>
          </w:p>
        </w:tc>
      </w:tr>
      <w:tr w:rsidR="00FD5BAB" w14:paraId="1391B8EB"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4D589862"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计算题</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5ADAB655"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r>
      <w:tr w:rsidR="00FD5BAB" w14:paraId="598F0E8C"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586FC146"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分析设计题</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52567338"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10</w:t>
            </w:r>
          </w:p>
        </w:tc>
      </w:tr>
      <w:tr w:rsidR="00FD5BAB" w14:paraId="680536DD"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602DFD94" w14:textId="77777777" w:rsidR="00FD5BAB" w:rsidRDefault="00FD5BAB">
            <w:pPr>
              <w:widowControl/>
              <w:jc w:val="center"/>
              <w:rPr>
                <w:rFonts w:ascii="宋体" w:hAnsi="宋体" w:cs="宋体"/>
                <w:color w:val="000000"/>
                <w:kern w:val="0"/>
                <w:sz w:val="22"/>
                <w:szCs w:val="22"/>
              </w:rPr>
            </w:pP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5F66061C" w14:textId="77777777" w:rsidR="00FD5BAB" w:rsidRDefault="00FD5BAB">
            <w:pPr>
              <w:widowControl/>
              <w:jc w:val="center"/>
              <w:rPr>
                <w:rFonts w:ascii="宋体" w:hAnsi="宋体" w:cs="宋体"/>
                <w:color w:val="000000"/>
                <w:kern w:val="0"/>
                <w:sz w:val="22"/>
                <w:szCs w:val="22"/>
              </w:rPr>
            </w:pPr>
          </w:p>
        </w:tc>
      </w:tr>
      <w:tr w:rsidR="00FD5BAB" w14:paraId="5D8D8D24" w14:textId="77777777">
        <w:trPr>
          <w:trHeight w:hRule="exact" w:val="567"/>
          <w:jc w:val="center"/>
        </w:trPr>
        <w:tc>
          <w:tcPr>
            <w:tcW w:w="51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2B169C32" w14:textId="77777777" w:rsidR="00FD5BAB" w:rsidRDefault="00AB6972">
            <w:pPr>
              <w:widowControl/>
              <w:jc w:val="center"/>
              <w:rPr>
                <w:rFonts w:ascii="宋体" w:hAnsi="宋体" w:cs="宋体"/>
                <w:color w:val="000000"/>
                <w:kern w:val="0"/>
                <w:sz w:val="22"/>
                <w:szCs w:val="22"/>
              </w:rPr>
            </w:pPr>
            <w:r>
              <w:rPr>
                <w:rFonts w:ascii="宋体" w:hAnsi="宋体" w:cs="宋体" w:hint="eastAsia"/>
                <w:color w:val="000000"/>
                <w:kern w:val="0"/>
                <w:sz w:val="22"/>
                <w:szCs w:val="22"/>
              </w:rPr>
              <w:t>...</w:t>
            </w:r>
          </w:p>
        </w:tc>
        <w:tc>
          <w:tcPr>
            <w:tcW w:w="5130" w:type="dxa"/>
            <w:gridSpan w:val="6"/>
            <w:tcBorders>
              <w:top w:val="single" w:sz="4" w:space="0" w:color="auto"/>
              <w:left w:val="nil"/>
              <w:bottom w:val="single" w:sz="4" w:space="0" w:color="auto"/>
              <w:right w:val="single" w:sz="4" w:space="0" w:color="auto"/>
            </w:tcBorders>
            <w:shd w:val="clear" w:color="auto" w:fill="auto"/>
            <w:noWrap/>
            <w:vAlign w:val="center"/>
          </w:tcPr>
          <w:p w14:paraId="1D72F0D3" w14:textId="77777777" w:rsidR="00FD5BAB" w:rsidRDefault="00FD5BAB">
            <w:pPr>
              <w:widowControl/>
              <w:jc w:val="center"/>
              <w:rPr>
                <w:rFonts w:ascii="宋体" w:hAnsi="宋体" w:cs="宋体"/>
                <w:color w:val="000000"/>
                <w:kern w:val="0"/>
                <w:sz w:val="22"/>
                <w:szCs w:val="22"/>
              </w:rPr>
            </w:pPr>
          </w:p>
        </w:tc>
      </w:tr>
      <w:tr w:rsidR="00FD5BAB" w14:paraId="510FE3B6" w14:textId="77777777">
        <w:trPr>
          <w:trHeight w:hRule="exact" w:val="567"/>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noWrap/>
            <w:vAlign w:val="center"/>
          </w:tcPr>
          <w:p w14:paraId="1A6C8AA7" w14:textId="77777777" w:rsidR="00FD5BAB" w:rsidRDefault="00AB6972">
            <w:pPr>
              <w:widowControl/>
              <w:jc w:val="center"/>
              <w:rPr>
                <w:rFonts w:ascii="宋体" w:hAnsi="宋体" w:cs="宋体"/>
                <w:b/>
                <w:bCs/>
                <w:color w:val="000000"/>
                <w:kern w:val="0"/>
                <w:sz w:val="24"/>
                <w:szCs w:val="24"/>
              </w:rPr>
            </w:pPr>
            <w:r>
              <w:rPr>
                <w:rFonts w:ascii="宋体" w:hAnsi="宋体" w:cs="宋体" w:hint="eastAsia"/>
                <w:b/>
                <w:bCs/>
                <w:color w:val="000000"/>
                <w:kern w:val="0"/>
                <w:sz w:val="24"/>
                <w:szCs w:val="24"/>
              </w:rPr>
              <w:t>三、形成性评价方式及构成</w:t>
            </w:r>
          </w:p>
        </w:tc>
      </w:tr>
      <w:tr w:rsidR="00FD5BAB" w14:paraId="4B1414CD" w14:textId="77777777">
        <w:trPr>
          <w:trHeight w:hRule="exact" w:val="567"/>
          <w:jc w:val="center"/>
        </w:trPr>
        <w:tc>
          <w:tcPr>
            <w:tcW w:w="8329" w:type="dxa"/>
            <w:gridSpan w:val="8"/>
            <w:tcBorders>
              <w:top w:val="single" w:sz="4" w:space="0" w:color="auto"/>
              <w:left w:val="single" w:sz="4" w:space="0" w:color="auto"/>
              <w:bottom w:val="single" w:sz="4" w:space="0" w:color="auto"/>
              <w:right w:val="single" w:sz="4" w:space="0" w:color="auto"/>
            </w:tcBorders>
            <w:shd w:val="clear" w:color="auto" w:fill="auto"/>
            <w:noWrap/>
            <w:vAlign w:val="center"/>
          </w:tcPr>
          <w:p w14:paraId="699F9C0D"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形成性评价考核方式</w:t>
            </w:r>
          </w:p>
        </w:tc>
        <w:tc>
          <w:tcPr>
            <w:tcW w:w="1951" w:type="dxa"/>
            <w:gridSpan w:val="3"/>
            <w:tcBorders>
              <w:top w:val="single" w:sz="4" w:space="0" w:color="auto"/>
              <w:left w:val="nil"/>
              <w:bottom w:val="single" w:sz="4" w:space="0" w:color="auto"/>
              <w:right w:val="single" w:sz="4" w:space="0" w:color="auto"/>
            </w:tcBorders>
            <w:shd w:val="clear" w:color="auto" w:fill="auto"/>
            <w:vAlign w:val="center"/>
          </w:tcPr>
          <w:p w14:paraId="2B327DE2" w14:textId="77777777" w:rsidR="00FD5BAB" w:rsidRDefault="00AB6972">
            <w:pPr>
              <w:widowControl/>
              <w:jc w:val="center"/>
              <w:rPr>
                <w:rFonts w:ascii="宋体" w:hAnsi="宋体" w:cs="宋体"/>
                <w:color w:val="000000"/>
                <w:kern w:val="0"/>
                <w:sz w:val="24"/>
                <w:szCs w:val="24"/>
              </w:rPr>
            </w:pPr>
            <w:proofErr w:type="gramStart"/>
            <w:r>
              <w:rPr>
                <w:rFonts w:ascii="宋体" w:hAnsi="宋体" w:cs="宋体" w:hint="eastAsia"/>
                <w:color w:val="000000"/>
                <w:kern w:val="0"/>
                <w:sz w:val="24"/>
                <w:szCs w:val="24"/>
              </w:rPr>
              <w:t>分值占</w:t>
            </w:r>
            <w:proofErr w:type="gramEnd"/>
            <w:r>
              <w:rPr>
                <w:rFonts w:ascii="宋体" w:hAnsi="宋体" w:cs="宋体" w:hint="eastAsia"/>
                <w:color w:val="000000"/>
                <w:kern w:val="0"/>
                <w:sz w:val="24"/>
                <w:szCs w:val="24"/>
              </w:rPr>
              <w:t>比（%）</w:t>
            </w:r>
          </w:p>
        </w:tc>
      </w:tr>
      <w:tr w:rsidR="00FD5BAB" w14:paraId="01DBE0AE" w14:textId="77777777">
        <w:trPr>
          <w:trHeight w:hRule="exact" w:val="567"/>
          <w:jc w:val="center"/>
        </w:trPr>
        <w:tc>
          <w:tcPr>
            <w:tcW w:w="992" w:type="dxa"/>
            <w:gridSpan w:val="2"/>
            <w:tcBorders>
              <w:top w:val="nil"/>
              <w:left w:val="single" w:sz="4" w:space="0" w:color="auto"/>
              <w:bottom w:val="single" w:sz="4" w:space="0" w:color="auto"/>
              <w:right w:val="single" w:sz="4" w:space="0" w:color="auto"/>
            </w:tcBorders>
            <w:shd w:val="clear" w:color="auto" w:fill="auto"/>
            <w:noWrap/>
            <w:vAlign w:val="center"/>
          </w:tcPr>
          <w:p w14:paraId="5C6EE42C"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1.</w:t>
            </w:r>
          </w:p>
        </w:tc>
        <w:tc>
          <w:tcPr>
            <w:tcW w:w="7337" w:type="dxa"/>
            <w:gridSpan w:val="6"/>
            <w:tcBorders>
              <w:top w:val="nil"/>
              <w:left w:val="single" w:sz="4" w:space="0" w:color="auto"/>
              <w:bottom w:val="single" w:sz="4" w:space="0" w:color="auto"/>
              <w:right w:val="single" w:sz="4" w:space="0" w:color="auto"/>
            </w:tcBorders>
            <w:shd w:val="clear" w:color="auto" w:fill="auto"/>
            <w:vAlign w:val="center"/>
          </w:tcPr>
          <w:p w14:paraId="253454D0" w14:textId="6D8E28CE"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平时作业</w:t>
            </w:r>
          </w:p>
        </w:tc>
        <w:tc>
          <w:tcPr>
            <w:tcW w:w="1951" w:type="dxa"/>
            <w:gridSpan w:val="3"/>
            <w:tcBorders>
              <w:top w:val="single" w:sz="4" w:space="0" w:color="auto"/>
              <w:left w:val="nil"/>
              <w:bottom w:val="single" w:sz="4" w:space="0" w:color="auto"/>
              <w:right w:val="single" w:sz="4" w:space="0" w:color="auto"/>
            </w:tcBorders>
            <w:shd w:val="clear" w:color="auto" w:fill="auto"/>
            <w:vAlign w:val="center"/>
          </w:tcPr>
          <w:p w14:paraId="63A66775"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15</w:t>
            </w:r>
          </w:p>
        </w:tc>
      </w:tr>
      <w:tr w:rsidR="00FD5BAB" w14:paraId="5CF0E10A" w14:textId="77777777">
        <w:trPr>
          <w:trHeight w:hRule="exact" w:val="567"/>
          <w:jc w:val="center"/>
        </w:trPr>
        <w:tc>
          <w:tcPr>
            <w:tcW w:w="992" w:type="dxa"/>
            <w:gridSpan w:val="2"/>
            <w:tcBorders>
              <w:top w:val="nil"/>
              <w:left w:val="single" w:sz="4" w:space="0" w:color="auto"/>
              <w:bottom w:val="single" w:sz="4" w:space="0" w:color="auto"/>
              <w:right w:val="single" w:sz="4" w:space="0" w:color="auto"/>
            </w:tcBorders>
            <w:shd w:val="clear" w:color="auto" w:fill="auto"/>
            <w:noWrap/>
            <w:vAlign w:val="center"/>
          </w:tcPr>
          <w:p w14:paraId="6B471946"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2.</w:t>
            </w:r>
          </w:p>
        </w:tc>
        <w:tc>
          <w:tcPr>
            <w:tcW w:w="7337" w:type="dxa"/>
            <w:gridSpan w:val="6"/>
            <w:tcBorders>
              <w:top w:val="nil"/>
              <w:left w:val="single" w:sz="4" w:space="0" w:color="auto"/>
              <w:bottom w:val="single" w:sz="4" w:space="0" w:color="auto"/>
              <w:right w:val="single" w:sz="4" w:space="0" w:color="auto"/>
            </w:tcBorders>
            <w:shd w:val="clear" w:color="auto" w:fill="auto"/>
            <w:vAlign w:val="center"/>
          </w:tcPr>
          <w:p w14:paraId="21A176C3" w14:textId="01C04F5D"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单元考试</w:t>
            </w:r>
          </w:p>
        </w:tc>
        <w:tc>
          <w:tcPr>
            <w:tcW w:w="1951" w:type="dxa"/>
            <w:gridSpan w:val="3"/>
            <w:tcBorders>
              <w:top w:val="single" w:sz="4" w:space="0" w:color="auto"/>
              <w:left w:val="nil"/>
              <w:bottom w:val="single" w:sz="4" w:space="0" w:color="auto"/>
              <w:right w:val="single" w:sz="4" w:space="0" w:color="auto"/>
            </w:tcBorders>
            <w:shd w:val="clear" w:color="auto" w:fill="auto"/>
            <w:vAlign w:val="center"/>
          </w:tcPr>
          <w:p w14:paraId="4A55E9A3"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15</w:t>
            </w:r>
          </w:p>
        </w:tc>
      </w:tr>
      <w:tr w:rsidR="00FD5BAB" w14:paraId="7A62FCE2" w14:textId="77777777">
        <w:trPr>
          <w:trHeight w:hRule="exact" w:val="567"/>
          <w:jc w:val="center"/>
        </w:trPr>
        <w:tc>
          <w:tcPr>
            <w:tcW w:w="992" w:type="dxa"/>
            <w:gridSpan w:val="2"/>
            <w:tcBorders>
              <w:top w:val="nil"/>
              <w:left w:val="single" w:sz="4" w:space="0" w:color="auto"/>
              <w:bottom w:val="single" w:sz="4" w:space="0" w:color="auto"/>
              <w:right w:val="single" w:sz="4" w:space="0" w:color="auto"/>
            </w:tcBorders>
            <w:shd w:val="clear" w:color="auto" w:fill="auto"/>
            <w:noWrap/>
            <w:vAlign w:val="center"/>
          </w:tcPr>
          <w:p w14:paraId="1FF619C5"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3.</w:t>
            </w:r>
          </w:p>
        </w:tc>
        <w:tc>
          <w:tcPr>
            <w:tcW w:w="7337" w:type="dxa"/>
            <w:gridSpan w:val="6"/>
            <w:tcBorders>
              <w:top w:val="nil"/>
              <w:left w:val="single" w:sz="4" w:space="0" w:color="auto"/>
              <w:bottom w:val="single" w:sz="4" w:space="0" w:color="auto"/>
              <w:right w:val="single" w:sz="4" w:space="0" w:color="auto"/>
            </w:tcBorders>
            <w:shd w:val="clear" w:color="auto" w:fill="auto"/>
            <w:vAlign w:val="center"/>
          </w:tcPr>
          <w:p w14:paraId="3F476BF0"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　</w:t>
            </w:r>
          </w:p>
        </w:tc>
        <w:tc>
          <w:tcPr>
            <w:tcW w:w="1951" w:type="dxa"/>
            <w:gridSpan w:val="3"/>
            <w:tcBorders>
              <w:top w:val="single" w:sz="4" w:space="0" w:color="auto"/>
              <w:left w:val="nil"/>
              <w:bottom w:val="single" w:sz="4" w:space="0" w:color="auto"/>
              <w:right w:val="single" w:sz="4" w:space="0" w:color="auto"/>
            </w:tcBorders>
            <w:shd w:val="clear" w:color="auto" w:fill="auto"/>
            <w:vAlign w:val="center"/>
          </w:tcPr>
          <w:p w14:paraId="3204BA11" w14:textId="77777777" w:rsidR="00FD5BAB" w:rsidRDefault="00FD5BAB">
            <w:pPr>
              <w:widowControl/>
              <w:jc w:val="center"/>
              <w:rPr>
                <w:rFonts w:ascii="宋体" w:hAnsi="宋体" w:cs="宋体"/>
                <w:color w:val="000000"/>
                <w:kern w:val="0"/>
                <w:sz w:val="24"/>
                <w:szCs w:val="24"/>
              </w:rPr>
            </w:pPr>
          </w:p>
        </w:tc>
      </w:tr>
      <w:tr w:rsidR="00FD5BAB" w14:paraId="5C877ED6" w14:textId="77777777">
        <w:trPr>
          <w:trHeight w:hRule="exact" w:val="567"/>
          <w:jc w:val="center"/>
        </w:trPr>
        <w:tc>
          <w:tcPr>
            <w:tcW w:w="992" w:type="dxa"/>
            <w:gridSpan w:val="2"/>
            <w:tcBorders>
              <w:top w:val="nil"/>
              <w:left w:val="single" w:sz="4" w:space="0" w:color="auto"/>
              <w:bottom w:val="single" w:sz="4" w:space="0" w:color="auto"/>
              <w:right w:val="single" w:sz="4" w:space="0" w:color="auto"/>
            </w:tcBorders>
            <w:shd w:val="clear" w:color="auto" w:fill="auto"/>
            <w:noWrap/>
            <w:vAlign w:val="center"/>
          </w:tcPr>
          <w:p w14:paraId="428C5AB8"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4.</w:t>
            </w:r>
          </w:p>
        </w:tc>
        <w:tc>
          <w:tcPr>
            <w:tcW w:w="7337" w:type="dxa"/>
            <w:gridSpan w:val="6"/>
            <w:tcBorders>
              <w:top w:val="nil"/>
              <w:left w:val="single" w:sz="4" w:space="0" w:color="auto"/>
              <w:bottom w:val="single" w:sz="4" w:space="0" w:color="auto"/>
              <w:right w:val="single" w:sz="4" w:space="0" w:color="auto"/>
            </w:tcBorders>
            <w:shd w:val="clear" w:color="auto" w:fill="auto"/>
            <w:vAlign w:val="center"/>
          </w:tcPr>
          <w:p w14:paraId="1D811EFC"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　</w:t>
            </w:r>
          </w:p>
        </w:tc>
        <w:tc>
          <w:tcPr>
            <w:tcW w:w="1951" w:type="dxa"/>
            <w:gridSpan w:val="3"/>
            <w:tcBorders>
              <w:top w:val="single" w:sz="4" w:space="0" w:color="auto"/>
              <w:left w:val="nil"/>
              <w:bottom w:val="single" w:sz="4" w:space="0" w:color="auto"/>
              <w:right w:val="single" w:sz="4" w:space="0" w:color="auto"/>
            </w:tcBorders>
            <w:shd w:val="clear" w:color="auto" w:fill="auto"/>
            <w:vAlign w:val="center"/>
          </w:tcPr>
          <w:p w14:paraId="7D8E70BA" w14:textId="77777777" w:rsidR="00FD5BAB" w:rsidRDefault="00FD5BAB">
            <w:pPr>
              <w:widowControl/>
              <w:jc w:val="center"/>
              <w:rPr>
                <w:rFonts w:ascii="宋体" w:hAnsi="宋体" w:cs="宋体"/>
                <w:color w:val="000000"/>
                <w:kern w:val="0"/>
                <w:sz w:val="24"/>
                <w:szCs w:val="24"/>
              </w:rPr>
            </w:pPr>
          </w:p>
        </w:tc>
      </w:tr>
      <w:tr w:rsidR="00FD5BAB" w14:paraId="4AE78828" w14:textId="77777777">
        <w:trPr>
          <w:trHeight w:hRule="exact" w:val="567"/>
          <w:jc w:val="center"/>
        </w:trPr>
        <w:tc>
          <w:tcPr>
            <w:tcW w:w="992" w:type="dxa"/>
            <w:gridSpan w:val="2"/>
            <w:tcBorders>
              <w:top w:val="nil"/>
              <w:left w:val="single" w:sz="4" w:space="0" w:color="auto"/>
              <w:bottom w:val="single" w:sz="4" w:space="0" w:color="auto"/>
              <w:right w:val="single" w:sz="4" w:space="0" w:color="auto"/>
            </w:tcBorders>
            <w:shd w:val="clear" w:color="auto" w:fill="auto"/>
            <w:noWrap/>
            <w:vAlign w:val="center"/>
          </w:tcPr>
          <w:p w14:paraId="5519CDE7"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w:t>
            </w:r>
          </w:p>
        </w:tc>
        <w:tc>
          <w:tcPr>
            <w:tcW w:w="7337" w:type="dxa"/>
            <w:gridSpan w:val="6"/>
            <w:tcBorders>
              <w:top w:val="nil"/>
              <w:left w:val="single" w:sz="4" w:space="0" w:color="auto"/>
              <w:bottom w:val="single" w:sz="4" w:space="0" w:color="auto"/>
              <w:right w:val="single" w:sz="4" w:space="0" w:color="auto"/>
            </w:tcBorders>
            <w:shd w:val="clear" w:color="auto" w:fill="auto"/>
            <w:vAlign w:val="center"/>
          </w:tcPr>
          <w:p w14:paraId="59FD01EA" w14:textId="77777777" w:rsidR="00FD5BAB" w:rsidRDefault="00AB6972">
            <w:pPr>
              <w:widowControl/>
              <w:jc w:val="center"/>
              <w:rPr>
                <w:rFonts w:ascii="宋体" w:hAnsi="宋体" w:cs="宋体"/>
                <w:color w:val="000000"/>
                <w:kern w:val="0"/>
                <w:sz w:val="24"/>
                <w:szCs w:val="24"/>
              </w:rPr>
            </w:pPr>
            <w:r>
              <w:rPr>
                <w:rFonts w:ascii="宋体" w:hAnsi="宋体" w:cs="宋体" w:hint="eastAsia"/>
                <w:color w:val="000000"/>
                <w:kern w:val="0"/>
                <w:sz w:val="24"/>
                <w:szCs w:val="24"/>
              </w:rPr>
              <w:t xml:space="preserve">　</w:t>
            </w:r>
          </w:p>
        </w:tc>
        <w:tc>
          <w:tcPr>
            <w:tcW w:w="1951" w:type="dxa"/>
            <w:gridSpan w:val="3"/>
            <w:tcBorders>
              <w:top w:val="single" w:sz="4" w:space="0" w:color="auto"/>
              <w:left w:val="nil"/>
              <w:bottom w:val="single" w:sz="4" w:space="0" w:color="auto"/>
              <w:right w:val="single" w:sz="4" w:space="0" w:color="auto"/>
            </w:tcBorders>
            <w:shd w:val="clear" w:color="auto" w:fill="auto"/>
            <w:vAlign w:val="center"/>
          </w:tcPr>
          <w:p w14:paraId="5A3F5688" w14:textId="77777777" w:rsidR="00FD5BAB" w:rsidRDefault="00FD5BAB">
            <w:pPr>
              <w:widowControl/>
              <w:jc w:val="center"/>
              <w:rPr>
                <w:rFonts w:ascii="宋体" w:hAnsi="宋体" w:cs="宋体"/>
                <w:color w:val="000000"/>
                <w:kern w:val="0"/>
                <w:sz w:val="24"/>
                <w:szCs w:val="24"/>
              </w:rPr>
            </w:pPr>
          </w:p>
        </w:tc>
      </w:tr>
      <w:tr w:rsidR="00FD5BAB" w14:paraId="73D39294" w14:textId="77777777">
        <w:trPr>
          <w:trHeight w:hRule="exact" w:val="567"/>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noWrap/>
            <w:vAlign w:val="center"/>
          </w:tcPr>
          <w:p w14:paraId="2F5F3DD3" w14:textId="77777777" w:rsidR="00FD5BAB" w:rsidRDefault="00AB6972">
            <w:pPr>
              <w:widowControl/>
              <w:jc w:val="center"/>
              <w:rPr>
                <w:rFonts w:ascii="宋体" w:hAnsi="宋体" w:cs="宋体"/>
                <w:b/>
                <w:bCs/>
                <w:color w:val="000000"/>
                <w:kern w:val="0"/>
                <w:sz w:val="24"/>
                <w:szCs w:val="24"/>
              </w:rPr>
            </w:pPr>
            <w:r>
              <w:rPr>
                <w:rFonts w:ascii="宋体" w:hAnsi="宋体" w:cs="宋体" w:hint="eastAsia"/>
                <w:b/>
                <w:bCs/>
                <w:color w:val="000000"/>
                <w:kern w:val="0"/>
                <w:sz w:val="24"/>
                <w:szCs w:val="24"/>
              </w:rPr>
              <w:t>四、教学单位意见</w:t>
            </w:r>
          </w:p>
        </w:tc>
      </w:tr>
      <w:tr w:rsidR="00FD5BAB" w14:paraId="4811D16C" w14:textId="77777777">
        <w:trPr>
          <w:trHeight w:val="2395"/>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tcPr>
          <w:p w14:paraId="16AB2A2F"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t>课程负责人意见：</w:t>
            </w:r>
          </w:p>
          <w:p w14:paraId="3F7E0EA3" w14:textId="77777777" w:rsidR="00FD5BAB" w:rsidRDefault="00FD5BAB">
            <w:pPr>
              <w:widowControl/>
              <w:jc w:val="left"/>
              <w:rPr>
                <w:rFonts w:ascii="宋体" w:hAnsi="宋体" w:cs="宋体"/>
                <w:color w:val="000000"/>
                <w:kern w:val="0"/>
                <w:sz w:val="24"/>
                <w:szCs w:val="24"/>
              </w:rPr>
            </w:pPr>
          </w:p>
          <w:p w14:paraId="62045A94" w14:textId="77777777" w:rsidR="00FD5BAB" w:rsidRDefault="00FD5BAB">
            <w:pPr>
              <w:widowControl/>
              <w:jc w:val="left"/>
              <w:rPr>
                <w:rFonts w:ascii="宋体" w:hAnsi="宋体" w:cs="宋体"/>
                <w:color w:val="000000"/>
                <w:kern w:val="0"/>
                <w:sz w:val="24"/>
                <w:szCs w:val="24"/>
              </w:rPr>
            </w:pPr>
          </w:p>
          <w:p w14:paraId="5C13D806" w14:textId="77777777" w:rsidR="00FD5BAB" w:rsidRDefault="00FD5BAB">
            <w:pPr>
              <w:widowControl/>
              <w:jc w:val="left"/>
              <w:rPr>
                <w:rFonts w:ascii="宋体" w:hAnsi="宋体" w:cs="宋体"/>
                <w:color w:val="000000"/>
                <w:kern w:val="0"/>
                <w:sz w:val="24"/>
                <w:szCs w:val="24"/>
              </w:rPr>
            </w:pPr>
          </w:p>
          <w:p w14:paraId="00534C7A" w14:textId="77777777" w:rsidR="00FD5BAB" w:rsidRDefault="00FD5BAB">
            <w:pPr>
              <w:widowControl/>
              <w:jc w:val="left"/>
              <w:rPr>
                <w:rFonts w:ascii="宋体" w:hAnsi="宋体" w:cs="宋体"/>
                <w:color w:val="000000"/>
                <w:kern w:val="0"/>
                <w:sz w:val="24"/>
                <w:szCs w:val="24"/>
              </w:rPr>
            </w:pPr>
          </w:p>
          <w:p w14:paraId="16A9A62F" w14:textId="77777777" w:rsidR="00FD5BAB" w:rsidRDefault="00AB6972">
            <w:pPr>
              <w:widowControl/>
              <w:ind w:firstLineChars="2600" w:firstLine="6240"/>
              <w:jc w:val="left"/>
              <w:rPr>
                <w:rFonts w:ascii="宋体" w:hAnsi="宋体" w:cs="宋体"/>
                <w:color w:val="000000"/>
                <w:kern w:val="0"/>
                <w:sz w:val="24"/>
                <w:szCs w:val="24"/>
              </w:rPr>
            </w:pPr>
            <w:r>
              <w:rPr>
                <w:rFonts w:ascii="宋体" w:hAnsi="宋体" w:cs="宋体" w:hint="eastAsia"/>
                <w:color w:val="000000"/>
                <w:kern w:val="0"/>
                <w:sz w:val="24"/>
                <w:szCs w:val="24"/>
              </w:rPr>
              <w:t>负责人签字：</w:t>
            </w:r>
          </w:p>
          <w:p w14:paraId="055925F5" w14:textId="77777777" w:rsidR="00FD5BAB" w:rsidRDefault="00AB6972">
            <w:pPr>
              <w:widowControl/>
              <w:ind w:firstLineChars="2800" w:firstLine="6720"/>
              <w:jc w:val="left"/>
              <w:rPr>
                <w:rFonts w:ascii="宋体" w:hAnsi="宋体" w:cs="宋体"/>
                <w:color w:val="000000"/>
                <w:kern w:val="0"/>
                <w:sz w:val="24"/>
                <w:szCs w:val="24"/>
              </w:rPr>
            </w:pPr>
            <w:r>
              <w:rPr>
                <w:rFonts w:ascii="宋体" w:hAnsi="宋体" w:cs="宋体" w:hint="eastAsia"/>
                <w:color w:val="000000"/>
                <w:kern w:val="0"/>
                <w:sz w:val="24"/>
                <w:szCs w:val="24"/>
              </w:rPr>
              <w:t>日期：</w:t>
            </w:r>
          </w:p>
        </w:tc>
      </w:tr>
      <w:tr w:rsidR="00FD5BAB" w14:paraId="57683914" w14:textId="77777777">
        <w:trPr>
          <w:trHeight w:val="2679"/>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tcPr>
          <w:p w14:paraId="6E9BE8B7"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t>教学基层组织或教研室意见：</w:t>
            </w:r>
            <w:r>
              <w:rPr>
                <w:rFonts w:ascii="宋体" w:hAnsi="宋体" w:cs="宋体" w:hint="eastAsia"/>
                <w:color w:val="000000"/>
                <w:kern w:val="0"/>
                <w:sz w:val="24"/>
                <w:szCs w:val="24"/>
              </w:rPr>
              <w:br/>
            </w:r>
          </w:p>
          <w:p w14:paraId="6E3BA7A5" w14:textId="77777777" w:rsidR="00FD5BAB" w:rsidRDefault="00FD5BAB">
            <w:pPr>
              <w:widowControl/>
              <w:jc w:val="left"/>
              <w:rPr>
                <w:rFonts w:ascii="宋体" w:hAnsi="宋体" w:cs="宋体"/>
                <w:color w:val="000000"/>
                <w:kern w:val="0"/>
                <w:sz w:val="24"/>
                <w:szCs w:val="24"/>
              </w:rPr>
            </w:pPr>
          </w:p>
          <w:p w14:paraId="019B45D4" w14:textId="77777777" w:rsidR="00FD5BAB" w:rsidRDefault="00FD5BAB">
            <w:pPr>
              <w:widowControl/>
              <w:jc w:val="left"/>
              <w:rPr>
                <w:rFonts w:ascii="宋体" w:hAnsi="宋体" w:cs="宋体"/>
                <w:color w:val="000000"/>
                <w:kern w:val="0"/>
                <w:sz w:val="24"/>
                <w:szCs w:val="24"/>
              </w:rPr>
            </w:pPr>
          </w:p>
          <w:p w14:paraId="3CD2843F" w14:textId="77777777" w:rsidR="00FD5BAB" w:rsidRDefault="00FD5BAB">
            <w:pPr>
              <w:widowControl/>
              <w:jc w:val="left"/>
              <w:rPr>
                <w:rFonts w:ascii="宋体" w:hAnsi="宋体" w:cs="宋体"/>
                <w:color w:val="000000"/>
                <w:kern w:val="0"/>
                <w:sz w:val="24"/>
                <w:szCs w:val="24"/>
              </w:rPr>
            </w:pPr>
          </w:p>
          <w:p w14:paraId="7328417F"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br/>
              <w:t xml:space="preserve">                                     </w:t>
            </w:r>
            <w:r>
              <w:rPr>
                <w:rFonts w:ascii="宋体" w:hAnsi="宋体" w:cs="宋体"/>
                <w:color w:val="000000"/>
                <w:kern w:val="0"/>
                <w:sz w:val="24"/>
                <w:szCs w:val="24"/>
              </w:rPr>
              <w:t xml:space="preserve">               </w:t>
            </w:r>
            <w:r>
              <w:rPr>
                <w:rFonts w:ascii="宋体" w:hAnsi="宋体" w:cs="宋体" w:hint="eastAsia"/>
                <w:color w:val="000000"/>
                <w:kern w:val="0"/>
                <w:sz w:val="24"/>
                <w:szCs w:val="24"/>
              </w:rPr>
              <w:t xml:space="preserve"> 负责人签字：      </w:t>
            </w:r>
          </w:p>
          <w:p w14:paraId="6A659DEB" w14:textId="77777777" w:rsidR="00FD5BAB" w:rsidRDefault="00AB6972">
            <w:pPr>
              <w:widowControl/>
              <w:ind w:firstLineChars="1700" w:firstLine="4080"/>
              <w:jc w:val="left"/>
              <w:rPr>
                <w:rFonts w:ascii="宋体" w:hAnsi="宋体" w:cs="宋体"/>
                <w:color w:val="000000"/>
                <w:kern w:val="0"/>
                <w:sz w:val="24"/>
                <w:szCs w:val="24"/>
              </w:rPr>
            </w:pPr>
            <w:r>
              <w:rPr>
                <w:rFonts w:ascii="宋体" w:hAnsi="宋体" w:cs="宋体" w:hint="eastAsia"/>
                <w:color w:val="000000"/>
                <w:kern w:val="0"/>
                <w:sz w:val="24"/>
                <w:szCs w:val="24"/>
              </w:rPr>
              <w:t xml:space="preserve"> </w:t>
            </w:r>
            <w:r>
              <w:rPr>
                <w:rFonts w:ascii="宋体" w:hAnsi="宋体" w:cs="宋体"/>
                <w:color w:val="000000"/>
                <w:kern w:val="0"/>
                <w:sz w:val="24"/>
                <w:szCs w:val="24"/>
              </w:rPr>
              <w:t xml:space="preserve">                      </w:t>
            </w:r>
            <w:r>
              <w:rPr>
                <w:rFonts w:ascii="宋体" w:hAnsi="宋体" w:cs="宋体" w:hint="eastAsia"/>
                <w:color w:val="000000"/>
                <w:kern w:val="0"/>
                <w:sz w:val="24"/>
                <w:szCs w:val="24"/>
              </w:rPr>
              <w:t>日期：</w:t>
            </w:r>
          </w:p>
        </w:tc>
      </w:tr>
      <w:tr w:rsidR="00FD5BAB" w14:paraId="757578DE" w14:textId="77777777">
        <w:trPr>
          <w:trHeight w:val="2421"/>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tcPr>
          <w:p w14:paraId="5462A601"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t>教学单位校内外专家团队意见：</w:t>
            </w:r>
          </w:p>
          <w:p w14:paraId="67876A39" w14:textId="77777777" w:rsidR="00FD5BAB" w:rsidRDefault="00FD5BAB">
            <w:pPr>
              <w:widowControl/>
              <w:jc w:val="left"/>
              <w:rPr>
                <w:rFonts w:ascii="宋体" w:hAnsi="宋体" w:cs="宋体"/>
                <w:color w:val="000000"/>
                <w:kern w:val="0"/>
                <w:sz w:val="24"/>
                <w:szCs w:val="24"/>
              </w:rPr>
            </w:pPr>
          </w:p>
          <w:p w14:paraId="51030232" w14:textId="77777777" w:rsidR="00FD5BAB" w:rsidRDefault="00FD5BAB">
            <w:pPr>
              <w:widowControl/>
              <w:jc w:val="left"/>
              <w:rPr>
                <w:rFonts w:ascii="宋体" w:hAnsi="宋体" w:cs="宋体"/>
                <w:color w:val="000000"/>
                <w:kern w:val="0"/>
                <w:sz w:val="24"/>
                <w:szCs w:val="24"/>
              </w:rPr>
            </w:pPr>
          </w:p>
          <w:p w14:paraId="7B780ACF" w14:textId="77777777" w:rsidR="00FD5BAB" w:rsidRDefault="00FD5BAB">
            <w:pPr>
              <w:widowControl/>
              <w:jc w:val="left"/>
              <w:rPr>
                <w:rFonts w:ascii="宋体" w:hAnsi="宋体" w:cs="宋体"/>
                <w:color w:val="000000"/>
                <w:kern w:val="0"/>
                <w:sz w:val="24"/>
                <w:szCs w:val="24"/>
              </w:rPr>
            </w:pPr>
          </w:p>
          <w:p w14:paraId="47438E73" w14:textId="77777777" w:rsidR="00FD5BAB" w:rsidRDefault="00FD5BAB">
            <w:pPr>
              <w:widowControl/>
              <w:jc w:val="left"/>
              <w:rPr>
                <w:rFonts w:ascii="宋体" w:hAnsi="宋体" w:cs="宋体"/>
                <w:color w:val="000000"/>
                <w:kern w:val="0"/>
                <w:sz w:val="24"/>
                <w:szCs w:val="24"/>
              </w:rPr>
            </w:pPr>
          </w:p>
          <w:p w14:paraId="05BCB74F" w14:textId="77777777" w:rsidR="00FD5BAB" w:rsidRDefault="00AB6972">
            <w:pPr>
              <w:widowControl/>
              <w:ind w:firstLineChars="2700" w:firstLine="6480"/>
              <w:jc w:val="left"/>
              <w:rPr>
                <w:rFonts w:ascii="宋体" w:hAnsi="宋体" w:cs="宋体"/>
                <w:color w:val="000000"/>
                <w:kern w:val="0"/>
                <w:sz w:val="24"/>
                <w:szCs w:val="24"/>
              </w:rPr>
            </w:pPr>
            <w:r>
              <w:rPr>
                <w:rFonts w:ascii="宋体" w:hAnsi="宋体" w:cs="宋体" w:hint="eastAsia"/>
                <w:color w:val="000000"/>
                <w:kern w:val="0"/>
                <w:sz w:val="24"/>
                <w:szCs w:val="24"/>
              </w:rPr>
              <w:t>负责人签字：</w:t>
            </w:r>
          </w:p>
          <w:p w14:paraId="33D109E6" w14:textId="77777777" w:rsidR="00FD5BAB" w:rsidRDefault="00AB6972">
            <w:pPr>
              <w:widowControl/>
              <w:ind w:firstLineChars="2900" w:firstLine="6960"/>
              <w:jc w:val="left"/>
              <w:rPr>
                <w:rFonts w:ascii="宋体" w:hAnsi="宋体" w:cs="宋体"/>
                <w:color w:val="000000"/>
                <w:kern w:val="0"/>
                <w:sz w:val="24"/>
                <w:szCs w:val="24"/>
              </w:rPr>
            </w:pPr>
            <w:r>
              <w:rPr>
                <w:rFonts w:ascii="宋体" w:hAnsi="宋体" w:cs="宋体" w:hint="eastAsia"/>
                <w:color w:val="000000"/>
                <w:kern w:val="0"/>
                <w:sz w:val="24"/>
                <w:szCs w:val="24"/>
              </w:rPr>
              <w:t>日期：</w:t>
            </w:r>
          </w:p>
        </w:tc>
      </w:tr>
      <w:tr w:rsidR="00FD5BAB" w14:paraId="0906E59A" w14:textId="77777777">
        <w:trPr>
          <w:trHeight w:val="2421"/>
          <w:jc w:val="center"/>
        </w:trPr>
        <w:tc>
          <w:tcPr>
            <w:tcW w:w="10280" w:type="dxa"/>
            <w:gridSpan w:val="11"/>
            <w:tcBorders>
              <w:top w:val="single" w:sz="4" w:space="0" w:color="auto"/>
              <w:left w:val="single" w:sz="4" w:space="0" w:color="auto"/>
              <w:bottom w:val="single" w:sz="4" w:space="0" w:color="auto"/>
              <w:right w:val="single" w:sz="4" w:space="0" w:color="auto"/>
            </w:tcBorders>
            <w:shd w:val="clear" w:color="auto" w:fill="auto"/>
          </w:tcPr>
          <w:p w14:paraId="36AAE552"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lastRenderedPageBreak/>
              <w:t>教学单位意见：</w:t>
            </w:r>
            <w:r>
              <w:rPr>
                <w:rFonts w:ascii="宋体" w:hAnsi="宋体" w:cs="宋体" w:hint="eastAsia"/>
                <w:color w:val="000000"/>
                <w:kern w:val="0"/>
                <w:sz w:val="24"/>
                <w:szCs w:val="24"/>
              </w:rPr>
              <w:br/>
            </w:r>
          </w:p>
          <w:p w14:paraId="552C3A41" w14:textId="77777777" w:rsidR="00FD5BAB" w:rsidRDefault="00FD5BAB">
            <w:pPr>
              <w:widowControl/>
              <w:jc w:val="left"/>
              <w:rPr>
                <w:rFonts w:ascii="宋体" w:hAnsi="宋体" w:cs="宋体"/>
                <w:color w:val="000000"/>
                <w:kern w:val="0"/>
                <w:sz w:val="24"/>
                <w:szCs w:val="24"/>
              </w:rPr>
            </w:pPr>
          </w:p>
          <w:p w14:paraId="1CC3A3AF" w14:textId="77777777" w:rsidR="00FD5BAB" w:rsidRDefault="00FD5BAB">
            <w:pPr>
              <w:widowControl/>
              <w:jc w:val="left"/>
              <w:rPr>
                <w:rFonts w:ascii="宋体" w:hAnsi="宋体" w:cs="宋体"/>
                <w:color w:val="000000"/>
                <w:kern w:val="0"/>
                <w:sz w:val="24"/>
                <w:szCs w:val="24"/>
              </w:rPr>
            </w:pPr>
          </w:p>
          <w:p w14:paraId="186B42C6" w14:textId="77777777" w:rsidR="00FD5BAB" w:rsidRDefault="00FD5BAB">
            <w:pPr>
              <w:widowControl/>
              <w:jc w:val="left"/>
              <w:rPr>
                <w:rFonts w:ascii="宋体" w:hAnsi="宋体" w:cs="宋体"/>
                <w:color w:val="000000"/>
                <w:kern w:val="0"/>
                <w:sz w:val="24"/>
                <w:szCs w:val="24"/>
              </w:rPr>
            </w:pPr>
          </w:p>
          <w:p w14:paraId="65ED635E"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br/>
              <w:t xml:space="preserve">                       </w:t>
            </w:r>
            <w:r>
              <w:rPr>
                <w:rFonts w:ascii="宋体" w:hAnsi="宋体" w:cs="宋体"/>
                <w:color w:val="000000"/>
                <w:kern w:val="0"/>
                <w:sz w:val="24"/>
                <w:szCs w:val="24"/>
              </w:rPr>
              <w:t xml:space="preserve">      </w:t>
            </w:r>
            <w:r>
              <w:rPr>
                <w:rFonts w:ascii="宋体" w:hAnsi="宋体" w:cs="宋体" w:hint="eastAsia"/>
                <w:color w:val="000000"/>
                <w:kern w:val="0"/>
                <w:sz w:val="24"/>
                <w:szCs w:val="24"/>
              </w:rPr>
              <w:t xml:space="preserve">  </w:t>
            </w:r>
            <w:r>
              <w:rPr>
                <w:rFonts w:ascii="宋体" w:hAnsi="宋体" w:cs="宋体"/>
                <w:color w:val="000000"/>
                <w:kern w:val="0"/>
                <w:sz w:val="24"/>
                <w:szCs w:val="24"/>
              </w:rPr>
              <w:t xml:space="preserve">                     </w:t>
            </w:r>
            <w:r>
              <w:rPr>
                <w:rFonts w:ascii="宋体" w:hAnsi="宋体" w:cs="宋体" w:hint="eastAsia"/>
                <w:color w:val="000000"/>
                <w:kern w:val="0"/>
                <w:sz w:val="24"/>
                <w:szCs w:val="24"/>
              </w:rPr>
              <w:t xml:space="preserve">教学院长签字：      </w:t>
            </w:r>
          </w:p>
          <w:p w14:paraId="5F0A0B40"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t xml:space="preserve"> </w:t>
            </w:r>
            <w:r>
              <w:rPr>
                <w:rFonts w:ascii="宋体" w:hAnsi="宋体" w:cs="宋体"/>
                <w:color w:val="000000"/>
                <w:kern w:val="0"/>
                <w:sz w:val="24"/>
                <w:szCs w:val="24"/>
              </w:rPr>
              <w:t xml:space="preserve">                                                      </w:t>
            </w:r>
            <w:r>
              <w:rPr>
                <w:rFonts w:ascii="宋体" w:hAnsi="宋体" w:cs="宋体" w:hint="eastAsia"/>
                <w:color w:val="000000"/>
                <w:kern w:val="0"/>
                <w:sz w:val="24"/>
                <w:szCs w:val="24"/>
              </w:rPr>
              <w:t xml:space="preserve">学院盖章：   </w:t>
            </w:r>
          </w:p>
          <w:p w14:paraId="1F5E8AFE" w14:textId="77777777" w:rsidR="00FD5BAB" w:rsidRDefault="00AB6972">
            <w:pPr>
              <w:widowControl/>
              <w:jc w:val="left"/>
              <w:rPr>
                <w:rFonts w:ascii="宋体" w:hAnsi="宋体" w:cs="宋体"/>
                <w:color w:val="000000"/>
                <w:kern w:val="0"/>
                <w:sz w:val="24"/>
                <w:szCs w:val="24"/>
              </w:rPr>
            </w:pPr>
            <w:r>
              <w:rPr>
                <w:rFonts w:ascii="宋体" w:hAnsi="宋体" w:cs="宋体" w:hint="eastAsia"/>
                <w:color w:val="000000"/>
                <w:kern w:val="0"/>
                <w:sz w:val="24"/>
                <w:szCs w:val="24"/>
              </w:rPr>
              <w:t xml:space="preserve"> </w:t>
            </w:r>
            <w:r>
              <w:rPr>
                <w:rFonts w:ascii="宋体" w:hAnsi="宋体" w:cs="宋体"/>
                <w:color w:val="000000"/>
                <w:kern w:val="0"/>
                <w:sz w:val="24"/>
                <w:szCs w:val="24"/>
              </w:rPr>
              <w:t xml:space="preserve">                                                       </w:t>
            </w:r>
            <w:r>
              <w:rPr>
                <w:rFonts w:ascii="宋体" w:hAnsi="宋体" w:cs="宋体" w:hint="eastAsia"/>
                <w:color w:val="000000"/>
                <w:kern w:val="0"/>
                <w:sz w:val="24"/>
                <w:szCs w:val="24"/>
              </w:rPr>
              <w:t xml:space="preserve"> 日期：</w:t>
            </w:r>
          </w:p>
        </w:tc>
      </w:tr>
      <w:tr w:rsidR="00FD5BAB" w14:paraId="3D7517F2" w14:textId="77777777">
        <w:trPr>
          <w:trHeight w:val="480"/>
          <w:jc w:val="center"/>
        </w:trPr>
        <w:tc>
          <w:tcPr>
            <w:tcW w:w="10280" w:type="dxa"/>
            <w:gridSpan w:val="11"/>
            <w:tcBorders>
              <w:top w:val="single" w:sz="4" w:space="0" w:color="auto"/>
              <w:left w:val="nil"/>
              <w:bottom w:val="nil"/>
              <w:right w:val="nil"/>
            </w:tcBorders>
            <w:shd w:val="clear" w:color="auto" w:fill="auto"/>
            <w:noWrap/>
            <w:vAlign w:val="center"/>
          </w:tcPr>
          <w:p w14:paraId="68A308AE" w14:textId="77777777" w:rsidR="00FD5BAB" w:rsidRDefault="00FD5BAB">
            <w:pPr>
              <w:widowControl/>
              <w:ind w:firstLineChars="100" w:firstLine="240"/>
              <w:jc w:val="left"/>
              <w:rPr>
                <w:rFonts w:ascii="宋体" w:hAnsi="宋体" w:cs="宋体"/>
                <w:color w:val="000000"/>
                <w:kern w:val="0"/>
                <w:sz w:val="24"/>
                <w:szCs w:val="24"/>
              </w:rPr>
            </w:pPr>
          </w:p>
          <w:p w14:paraId="5190DCD7" w14:textId="77777777" w:rsidR="00FD5BAB" w:rsidRDefault="00AB6972">
            <w:pPr>
              <w:widowControl/>
              <w:ind w:firstLineChars="100" w:firstLine="240"/>
              <w:jc w:val="left"/>
              <w:rPr>
                <w:rFonts w:ascii="宋体" w:hAnsi="宋体" w:cs="宋体"/>
                <w:color w:val="000000"/>
                <w:kern w:val="0"/>
                <w:sz w:val="24"/>
                <w:szCs w:val="24"/>
              </w:rPr>
            </w:pPr>
            <w:r>
              <w:rPr>
                <w:rFonts w:ascii="宋体" w:hAnsi="宋体" w:cs="宋体" w:hint="eastAsia"/>
                <w:color w:val="000000"/>
                <w:kern w:val="0"/>
                <w:sz w:val="24"/>
                <w:szCs w:val="24"/>
              </w:rPr>
              <w:t>备注：本表一式两份，教学单位存档一份，报送教务处考务中心一份。</w:t>
            </w:r>
          </w:p>
        </w:tc>
      </w:tr>
    </w:tbl>
    <w:p w14:paraId="2DE9AEC3" w14:textId="77777777" w:rsidR="000A2AF6" w:rsidRDefault="000A2AF6">
      <w:pPr>
        <w:spacing w:line="360" w:lineRule="auto"/>
        <w:jc w:val="center"/>
        <w:rPr>
          <w:b/>
          <w:bCs/>
          <w:sz w:val="44"/>
        </w:rPr>
      </w:pPr>
    </w:p>
    <w:p w14:paraId="18733645" w14:textId="77777777" w:rsidR="000A2AF6" w:rsidRDefault="000A2AF6">
      <w:pPr>
        <w:widowControl/>
        <w:jc w:val="left"/>
        <w:rPr>
          <w:b/>
          <w:bCs/>
          <w:sz w:val="44"/>
        </w:rPr>
      </w:pPr>
      <w:r>
        <w:rPr>
          <w:b/>
          <w:bCs/>
          <w:sz w:val="44"/>
        </w:rPr>
        <w:br w:type="page"/>
      </w:r>
    </w:p>
    <w:p w14:paraId="502471B6" w14:textId="78E230B3" w:rsidR="00FD5BAB" w:rsidRDefault="00AB6972">
      <w:pPr>
        <w:spacing w:line="360" w:lineRule="auto"/>
        <w:jc w:val="center"/>
        <w:rPr>
          <w:b/>
          <w:bCs/>
          <w:sz w:val="44"/>
        </w:rPr>
      </w:pPr>
      <w:r>
        <w:rPr>
          <w:rFonts w:hint="eastAsia"/>
          <w:b/>
          <w:bCs/>
          <w:sz w:val="44"/>
        </w:rPr>
        <w:lastRenderedPageBreak/>
        <w:t>《计算机组成原理》考试大纲</w:t>
      </w:r>
    </w:p>
    <w:p w14:paraId="212B21F2" w14:textId="77777777" w:rsidR="00FD5BAB" w:rsidRDefault="00FD5BAB">
      <w:pPr>
        <w:spacing w:line="360" w:lineRule="auto"/>
        <w:rPr>
          <w:b/>
          <w:bCs/>
          <w:sz w:val="28"/>
        </w:rPr>
      </w:pPr>
    </w:p>
    <w:p w14:paraId="0EC1F7B1" w14:textId="77777777" w:rsidR="00FD5BAB" w:rsidRDefault="00FD5BAB">
      <w:pPr>
        <w:spacing w:line="360" w:lineRule="auto"/>
        <w:rPr>
          <w:b/>
          <w:bCs/>
          <w:sz w:val="28"/>
        </w:rPr>
      </w:pPr>
    </w:p>
    <w:p w14:paraId="4247EC4F" w14:textId="77777777" w:rsidR="00FD5BAB" w:rsidRDefault="00AB6972">
      <w:pPr>
        <w:snapToGrid w:val="0"/>
        <w:spacing w:line="360" w:lineRule="auto"/>
        <w:ind w:firstLineChars="200" w:firstLine="562"/>
        <w:rPr>
          <w:rFonts w:eastAsia="黑体"/>
          <w:b/>
          <w:sz w:val="28"/>
        </w:rPr>
      </w:pPr>
      <w:r>
        <w:rPr>
          <w:rFonts w:eastAsia="黑体" w:hint="eastAsia"/>
          <w:b/>
          <w:sz w:val="28"/>
        </w:rPr>
        <w:t>课程名称：计算机组成原理</w:t>
      </w:r>
    </w:p>
    <w:p w14:paraId="5C417694" w14:textId="77777777" w:rsidR="00FD5BAB" w:rsidRDefault="00AB6972">
      <w:pPr>
        <w:snapToGrid w:val="0"/>
        <w:spacing w:line="360" w:lineRule="auto"/>
        <w:ind w:firstLineChars="200" w:firstLine="562"/>
        <w:rPr>
          <w:rFonts w:eastAsia="黑体"/>
          <w:b/>
          <w:sz w:val="28"/>
        </w:rPr>
      </w:pPr>
      <w:r>
        <w:rPr>
          <w:rFonts w:eastAsia="黑体" w:hint="eastAsia"/>
          <w:b/>
          <w:sz w:val="28"/>
        </w:rPr>
        <w:t>课程编号：</w:t>
      </w:r>
      <w:r>
        <w:rPr>
          <w:rFonts w:eastAsia="黑体" w:hint="eastAsia"/>
          <w:b/>
          <w:sz w:val="28"/>
        </w:rPr>
        <w:t>1421143</w:t>
      </w:r>
    </w:p>
    <w:p w14:paraId="566EEA79" w14:textId="77777777" w:rsidR="00FD5BAB" w:rsidRDefault="00AB6972">
      <w:pPr>
        <w:snapToGrid w:val="0"/>
        <w:spacing w:line="360" w:lineRule="auto"/>
        <w:ind w:firstLineChars="200" w:firstLine="562"/>
        <w:rPr>
          <w:rFonts w:eastAsia="黑体"/>
          <w:b/>
          <w:sz w:val="28"/>
        </w:rPr>
      </w:pPr>
      <w:r>
        <w:rPr>
          <w:rFonts w:eastAsia="黑体" w:hint="eastAsia"/>
          <w:b/>
          <w:sz w:val="28"/>
        </w:rPr>
        <w:t>课程学分：</w:t>
      </w:r>
      <w:r>
        <w:rPr>
          <w:rFonts w:eastAsia="黑体" w:hint="eastAsia"/>
          <w:b/>
          <w:sz w:val="28"/>
        </w:rPr>
        <w:t>3</w:t>
      </w:r>
    </w:p>
    <w:p w14:paraId="78261492" w14:textId="77777777" w:rsidR="00FD5BAB" w:rsidRDefault="00AB6972">
      <w:pPr>
        <w:snapToGrid w:val="0"/>
        <w:spacing w:line="360" w:lineRule="auto"/>
        <w:ind w:firstLineChars="200" w:firstLine="562"/>
        <w:rPr>
          <w:rFonts w:eastAsia="黑体"/>
          <w:b/>
          <w:sz w:val="28"/>
        </w:rPr>
      </w:pPr>
      <w:r>
        <w:rPr>
          <w:rFonts w:eastAsia="黑体" w:hint="eastAsia"/>
          <w:b/>
          <w:sz w:val="28"/>
        </w:rPr>
        <w:t>本门课程的教学目标和要求：</w:t>
      </w:r>
    </w:p>
    <w:p w14:paraId="67F02577" w14:textId="77777777" w:rsidR="00FD5BAB" w:rsidRDefault="00AB6972">
      <w:pPr>
        <w:snapToGrid w:val="0"/>
        <w:spacing w:line="360" w:lineRule="auto"/>
        <w:ind w:firstLineChars="200" w:firstLine="562"/>
        <w:rPr>
          <w:rFonts w:eastAsia="黑体"/>
          <w:b/>
          <w:sz w:val="28"/>
        </w:rPr>
      </w:pPr>
      <w:r>
        <w:rPr>
          <w:rFonts w:eastAsia="黑体" w:hint="eastAsia"/>
          <w:b/>
          <w:sz w:val="28"/>
        </w:rPr>
        <w:t>《计算机组成原理》是计算机科学与技术相关专业的一门核心专业基础课。通过本课程的学习，使学生掌握计算机系统的基本组成、计算机中数据的表示方法、计算机各硬件部件的功能和工作原理等，为学生学习计算机专业课打下坚实的基础。要求学生：</w:t>
      </w:r>
    </w:p>
    <w:p w14:paraId="02DA2CF6" w14:textId="77777777" w:rsidR="00FD5BAB" w:rsidRDefault="00AB6972">
      <w:pPr>
        <w:snapToGrid w:val="0"/>
        <w:spacing w:line="360" w:lineRule="auto"/>
        <w:ind w:firstLineChars="200" w:firstLine="562"/>
        <w:rPr>
          <w:rFonts w:eastAsia="黑体"/>
          <w:b/>
          <w:sz w:val="28"/>
        </w:rPr>
      </w:pPr>
      <w:r>
        <w:rPr>
          <w:rFonts w:eastAsia="黑体" w:hint="eastAsia"/>
          <w:b/>
          <w:sz w:val="28"/>
        </w:rPr>
        <w:t>1.</w:t>
      </w:r>
      <w:r>
        <w:rPr>
          <w:rFonts w:eastAsia="黑体" w:hint="eastAsia"/>
          <w:b/>
          <w:sz w:val="28"/>
        </w:rPr>
        <w:t>从总体上了解计算机硬件、软件、计算机主要部件的基本概念；</w:t>
      </w:r>
    </w:p>
    <w:p w14:paraId="06FB8DF8" w14:textId="77777777" w:rsidR="00FD5BAB" w:rsidRDefault="00AB6972">
      <w:pPr>
        <w:snapToGrid w:val="0"/>
        <w:spacing w:line="360" w:lineRule="auto"/>
        <w:ind w:firstLineChars="200" w:firstLine="562"/>
        <w:rPr>
          <w:rFonts w:eastAsia="黑体"/>
          <w:b/>
          <w:sz w:val="28"/>
        </w:rPr>
      </w:pPr>
      <w:r>
        <w:rPr>
          <w:rFonts w:eastAsia="黑体" w:hint="eastAsia"/>
          <w:b/>
          <w:sz w:val="28"/>
        </w:rPr>
        <w:t>2.</w:t>
      </w:r>
      <w:r>
        <w:rPr>
          <w:rFonts w:eastAsia="黑体" w:hint="eastAsia"/>
          <w:b/>
          <w:sz w:val="28"/>
        </w:rPr>
        <w:t>掌握计算机中各种数据的表示方法；</w:t>
      </w:r>
    </w:p>
    <w:p w14:paraId="7B822A33" w14:textId="77777777" w:rsidR="00FD5BAB" w:rsidRDefault="00AB6972">
      <w:pPr>
        <w:snapToGrid w:val="0"/>
        <w:spacing w:line="360" w:lineRule="auto"/>
        <w:ind w:firstLineChars="200" w:firstLine="562"/>
        <w:rPr>
          <w:rFonts w:eastAsia="黑体"/>
          <w:b/>
          <w:sz w:val="28"/>
        </w:rPr>
      </w:pPr>
      <w:r>
        <w:rPr>
          <w:rFonts w:eastAsia="黑体" w:hint="eastAsia"/>
          <w:b/>
          <w:sz w:val="28"/>
        </w:rPr>
        <w:t>3.</w:t>
      </w:r>
      <w:r>
        <w:rPr>
          <w:rFonts w:eastAsia="黑体" w:hint="eastAsia"/>
          <w:b/>
          <w:sz w:val="28"/>
        </w:rPr>
        <w:t>掌握运算器、控制器的功能、组成和工作原理；</w:t>
      </w:r>
    </w:p>
    <w:p w14:paraId="4B99E5D2" w14:textId="77777777" w:rsidR="00FD5BAB" w:rsidRDefault="00AB6972">
      <w:pPr>
        <w:snapToGrid w:val="0"/>
        <w:spacing w:line="360" w:lineRule="auto"/>
        <w:ind w:firstLineChars="200" w:firstLine="562"/>
        <w:rPr>
          <w:rFonts w:eastAsia="黑体"/>
          <w:b/>
          <w:sz w:val="28"/>
        </w:rPr>
      </w:pPr>
      <w:r>
        <w:rPr>
          <w:rFonts w:eastAsia="黑体" w:hint="eastAsia"/>
          <w:b/>
          <w:sz w:val="28"/>
        </w:rPr>
        <w:t>4.</w:t>
      </w:r>
      <w:r>
        <w:rPr>
          <w:rFonts w:eastAsia="黑体" w:hint="eastAsia"/>
          <w:b/>
          <w:sz w:val="28"/>
        </w:rPr>
        <w:t>掌握广泛使用的各类半导体存储器的工作原理和特性、主存储器系统的设计、多级存储器层次结构；</w:t>
      </w:r>
    </w:p>
    <w:p w14:paraId="6A128B38" w14:textId="77777777" w:rsidR="00FD5BAB" w:rsidRDefault="00AB6972">
      <w:pPr>
        <w:snapToGrid w:val="0"/>
        <w:spacing w:line="360" w:lineRule="auto"/>
        <w:ind w:firstLineChars="200" w:firstLine="562"/>
        <w:rPr>
          <w:rFonts w:eastAsia="黑体"/>
          <w:b/>
          <w:sz w:val="28"/>
        </w:rPr>
      </w:pPr>
      <w:r>
        <w:rPr>
          <w:rFonts w:eastAsia="黑体" w:hint="eastAsia"/>
          <w:b/>
          <w:sz w:val="28"/>
        </w:rPr>
        <w:t>5.</w:t>
      </w:r>
      <w:r>
        <w:rPr>
          <w:rFonts w:eastAsia="黑体" w:hint="eastAsia"/>
          <w:b/>
          <w:sz w:val="28"/>
        </w:rPr>
        <w:t>掌握</w:t>
      </w:r>
      <w:r>
        <w:rPr>
          <w:rFonts w:eastAsia="黑体" w:hint="eastAsia"/>
          <w:b/>
          <w:sz w:val="28"/>
        </w:rPr>
        <w:t>CPU</w:t>
      </w:r>
      <w:r>
        <w:rPr>
          <w:rFonts w:eastAsia="黑体" w:hint="eastAsia"/>
          <w:b/>
          <w:sz w:val="28"/>
        </w:rPr>
        <w:t>的组成、</w:t>
      </w:r>
      <w:r>
        <w:rPr>
          <w:rFonts w:eastAsia="黑体" w:hint="eastAsia"/>
          <w:b/>
          <w:sz w:val="28"/>
        </w:rPr>
        <w:t>CPU</w:t>
      </w:r>
      <w:r>
        <w:rPr>
          <w:rFonts w:eastAsia="黑体" w:hint="eastAsia"/>
          <w:b/>
          <w:sz w:val="28"/>
        </w:rPr>
        <w:t>各个部件在计算机运行过程中的作用、如何实现各条指令的功能；</w:t>
      </w:r>
    </w:p>
    <w:p w14:paraId="6473CCB1" w14:textId="77777777" w:rsidR="00FD5BAB" w:rsidRDefault="00AB6972">
      <w:pPr>
        <w:snapToGrid w:val="0"/>
        <w:spacing w:line="360" w:lineRule="auto"/>
        <w:ind w:firstLineChars="200" w:firstLine="562"/>
        <w:rPr>
          <w:rFonts w:eastAsia="黑体"/>
          <w:b/>
          <w:sz w:val="28"/>
        </w:rPr>
      </w:pPr>
      <w:r>
        <w:rPr>
          <w:rFonts w:eastAsia="黑体" w:hint="eastAsia"/>
          <w:b/>
          <w:sz w:val="28"/>
        </w:rPr>
        <w:t>6.</w:t>
      </w:r>
      <w:r>
        <w:rPr>
          <w:rFonts w:eastAsia="黑体" w:hint="eastAsia"/>
          <w:b/>
          <w:sz w:val="28"/>
        </w:rPr>
        <w:t>掌握指令的格式、常见的寻址方式和指令的主要类型；</w:t>
      </w:r>
    </w:p>
    <w:p w14:paraId="49808AFA" w14:textId="77777777" w:rsidR="00FD5BAB" w:rsidRDefault="00AB6972">
      <w:pPr>
        <w:snapToGrid w:val="0"/>
        <w:spacing w:line="360" w:lineRule="auto"/>
        <w:ind w:firstLineChars="200" w:firstLine="562"/>
        <w:rPr>
          <w:rFonts w:eastAsia="黑体"/>
          <w:b/>
          <w:sz w:val="28"/>
        </w:rPr>
      </w:pPr>
      <w:r>
        <w:rPr>
          <w:rFonts w:eastAsia="黑体" w:hint="eastAsia"/>
          <w:b/>
          <w:sz w:val="28"/>
        </w:rPr>
        <w:t>7.</w:t>
      </w:r>
      <w:r>
        <w:rPr>
          <w:rFonts w:eastAsia="黑体" w:hint="eastAsia"/>
          <w:b/>
          <w:sz w:val="28"/>
        </w:rPr>
        <w:t>掌握总线的概念、特性和几种常用的总线标准；</w:t>
      </w:r>
    </w:p>
    <w:p w14:paraId="63606924" w14:textId="77777777" w:rsidR="00FD5BAB" w:rsidRDefault="00AB6972">
      <w:pPr>
        <w:snapToGrid w:val="0"/>
        <w:spacing w:line="360" w:lineRule="auto"/>
        <w:ind w:firstLineChars="200" w:firstLine="562"/>
        <w:rPr>
          <w:rFonts w:eastAsia="黑体"/>
          <w:b/>
          <w:sz w:val="28"/>
        </w:rPr>
      </w:pPr>
      <w:r>
        <w:rPr>
          <w:rFonts w:eastAsia="黑体" w:hint="eastAsia"/>
          <w:b/>
          <w:sz w:val="28"/>
        </w:rPr>
        <w:t>8.</w:t>
      </w:r>
      <w:r>
        <w:rPr>
          <w:rFonts w:eastAsia="黑体" w:hint="eastAsia"/>
          <w:b/>
          <w:sz w:val="28"/>
        </w:rPr>
        <w:t>掌握几种基本的信息交换方式和常用的外围设备的工作原理。</w:t>
      </w:r>
    </w:p>
    <w:p w14:paraId="355DD074" w14:textId="77777777" w:rsidR="00FD5BAB" w:rsidRDefault="00AB6972">
      <w:pPr>
        <w:snapToGrid w:val="0"/>
        <w:spacing w:line="360" w:lineRule="auto"/>
        <w:ind w:firstLineChars="200" w:firstLine="562"/>
        <w:rPr>
          <w:rFonts w:eastAsia="黑体"/>
          <w:b/>
          <w:sz w:val="28"/>
        </w:rPr>
      </w:pPr>
      <w:r>
        <w:rPr>
          <w:rFonts w:eastAsia="黑体" w:hint="eastAsia"/>
          <w:b/>
          <w:sz w:val="28"/>
        </w:rPr>
        <w:t>考核对象：</w:t>
      </w:r>
      <w:r>
        <w:rPr>
          <w:rFonts w:eastAsia="黑体" w:hint="eastAsia"/>
          <w:b/>
          <w:sz w:val="28"/>
        </w:rPr>
        <w:t xml:space="preserve"> </w:t>
      </w:r>
      <w:r>
        <w:rPr>
          <w:rFonts w:eastAsia="黑体" w:hint="eastAsia"/>
          <w:b/>
          <w:sz w:val="28"/>
        </w:rPr>
        <w:t>计算机科学与技术相关专业本科大学生。</w:t>
      </w:r>
    </w:p>
    <w:p w14:paraId="6B12B726" w14:textId="77777777" w:rsidR="00FD5BAB" w:rsidRDefault="00FD5BAB">
      <w:pPr>
        <w:spacing w:line="360" w:lineRule="auto"/>
        <w:rPr>
          <w:sz w:val="24"/>
        </w:rPr>
      </w:pPr>
    </w:p>
    <w:p w14:paraId="480911CF" w14:textId="77777777" w:rsidR="00FD5BAB" w:rsidRDefault="00AB6972">
      <w:pPr>
        <w:spacing w:line="360" w:lineRule="auto"/>
        <w:jc w:val="center"/>
        <w:rPr>
          <w:rFonts w:ascii="黑体" w:eastAsia="黑体"/>
          <w:b/>
          <w:bCs/>
          <w:sz w:val="28"/>
        </w:rPr>
      </w:pPr>
      <w:r>
        <w:rPr>
          <w:rFonts w:ascii="黑体" w:eastAsia="黑体" w:hint="eastAsia"/>
          <w:b/>
          <w:bCs/>
          <w:sz w:val="28"/>
        </w:rPr>
        <w:t xml:space="preserve">  第一章  计算机系统概论</w:t>
      </w:r>
    </w:p>
    <w:p w14:paraId="6BE93722" w14:textId="6E3D2319" w:rsidR="00FD5BAB" w:rsidRDefault="002A0744" w:rsidP="00F820F6">
      <w:pPr>
        <w:spacing w:line="360" w:lineRule="auto"/>
        <w:ind w:leftChars="228" w:left="1804" w:hangingChars="550" w:hanging="1325"/>
        <w:jc w:val="left"/>
        <w:rPr>
          <w:rFonts w:ascii="黑体" w:eastAsia="黑体"/>
          <w:b/>
          <w:bCs/>
          <w:sz w:val="24"/>
        </w:rPr>
      </w:pPr>
      <w:r>
        <w:rPr>
          <w:rFonts w:ascii="黑体" w:eastAsia="黑体" w:hint="eastAsia"/>
          <w:b/>
          <w:bCs/>
          <w:sz w:val="24"/>
        </w:rPr>
        <w:t>1.1</w:t>
      </w:r>
      <w:r w:rsidR="00AB6972">
        <w:rPr>
          <w:rFonts w:ascii="黑体" w:eastAsia="黑体" w:hint="eastAsia"/>
          <w:b/>
          <w:bCs/>
          <w:sz w:val="24"/>
        </w:rPr>
        <w:t>考核目标和要求</w:t>
      </w:r>
    </w:p>
    <w:p w14:paraId="5BAF11A4" w14:textId="77777777" w:rsidR="00FD5BAB" w:rsidRPr="009464EF" w:rsidRDefault="00AB6972">
      <w:pPr>
        <w:widowControl/>
        <w:ind w:firstLine="420"/>
        <w:jc w:val="left"/>
        <w:rPr>
          <w:rFonts w:ascii="宋体" w:hAnsi="宋体" w:cs="仿宋"/>
          <w:sz w:val="24"/>
          <w:szCs w:val="24"/>
        </w:rPr>
      </w:pPr>
      <w:r w:rsidRPr="009464EF">
        <w:rPr>
          <w:rFonts w:ascii="宋体" w:hAnsi="宋体" w:cs="仿宋" w:hint="eastAsia"/>
          <w:color w:val="050505"/>
          <w:kern w:val="0"/>
          <w:sz w:val="24"/>
          <w:szCs w:val="24"/>
          <w:lang w:bidi="ar"/>
        </w:rPr>
        <w:t>掌握硬件和软件</w:t>
      </w:r>
      <w:r w:rsidRPr="009464EF">
        <w:rPr>
          <w:rFonts w:ascii="宋体" w:hAnsi="宋体" w:cs="仿宋" w:hint="eastAsia"/>
          <w:color w:val="2A2A2A"/>
          <w:kern w:val="0"/>
          <w:sz w:val="24"/>
          <w:szCs w:val="24"/>
          <w:lang w:bidi="ar"/>
        </w:rPr>
        <w:t>各自在计算机系统中的地位和</w:t>
      </w:r>
      <w:r w:rsidRPr="009464EF">
        <w:rPr>
          <w:rFonts w:ascii="宋体" w:hAnsi="宋体" w:cs="仿宋" w:hint="eastAsia"/>
          <w:color w:val="050505"/>
          <w:kern w:val="0"/>
          <w:sz w:val="24"/>
          <w:szCs w:val="24"/>
          <w:lang w:bidi="ar"/>
        </w:rPr>
        <w:t>作用以及它们相互之间的依存关系。</w:t>
      </w:r>
    </w:p>
    <w:p w14:paraId="3A7D50F0" w14:textId="77777777" w:rsidR="002A0744" w:rsidRDefault="00AB6972" w:rsidP="002A0744">
      <w:pPr>
        <w:widowControl/>
        <w:ind w:firstLine="420"/>
        <w:jc w:val="left"/>
        <w:rPr>
          <w:rFonts w:ascii="宋体" w:hAnsi="宋体" w:cs="仿宋"/>
          <w:color w:val="050505"/>
          <w:kern w:val="0"/>
          <w:sz w:val="24"/>
          <w:szCs w:val="24"/>
          <w:lang w:bidi="ar"/>
        </w:rPr>
      </w:pPr>
      <w:r w:rsidRPr="009464EF">
        <w:rPr>
          <w:rFonts w:ascii="宋体" w:hAnsi="宋体" w:cs="仿宋" w:hint="eastAsia"/>
          <w:color w:val="050505"/>
          <w:kern w:val="0"/>
          <w:sz w:val="24"/>
          <w:szCs w:val="24"/>
          <w:lang w:bidi="ar"/>
        </w:rPr>
        <w:t>掌握一个较细化的计算机组成框图，根据计算机的组成框图描述计算机内部的控制流和数据流的变化，从而认识计算机内部的工作过程。</w:t>
      </w:r>
    </w:p>
    <w:p w14:paraId="5CADCAEB" w14:textId="77777777" w:rsidR="002A0744" w:rsidRDefault="00AB6972" w:rsidP="002A0744">
      <w:pPr>
        <w:widowControl/>
        <w:ind w:firstLine="420"/>
        <w:jc w:val="left"/>
        <w:rPr>
          <w:rFonts w:ascii="宋体" w:hAnsi="宋体" w:cs="仿宋"/>
          <w:color w:val="050505"/>
          <w:kern w:val="0"/>
          <w:sz w:val="24"/>
          <w:szCs w:val="24"/>
          <w:lang w:bidi="ar"/>
        </w:rPr>
      </w:pPr>
      <w:r w:rsidRPr="009464EF">
        <w:rPr>
          <w:rFonts w:ascii="宋体" w:hAnsi="宋体" w:cs="仿宋" w:hint="eastAsia"/>
          <w:color w:val="050505"/>
          <w:kern w:val="0"/>
          <w:sz w:val="24"/>
          <w:szCs w:val="24"/>
          <w:lang w:bidi="ar"/>
        </w:rPr>
        <w:t>主存储器由</w:t>
      </w:r>
      <w:r w:rsidRPr="009272A8">
        <w:rPr>
          <w:rFonts w:ascii="宋体" w:hAnsi="宋体" w:cs="仿宋" w:hint="eastAsia"/>
          <w:color w:val="050505"/>
          <w:kern w:val="0"/>
          <w:sz w:val="24"/>
          <w:szCs w:val="24"/>
          <w:highlight w:val="yellow"/>
          <w:lang w:bidi="ar"/>
        </w:rPr>
        <w:t>存储体和MAR、MDR</w:t>
      </w:r>
      <w:r w:rsidRPr="009464EF">
        <w:rPr>
          <w:rFonts w:ascii="宋体" w:hAnsi="宋体" w:cs="仿宋" w:hint="eastAsia"/>
          <w:color w:val="050505"/>
          <w:kern w:val="0"/>
          <w:sz w:val="24"/>
          <w:szCs w:val="24"/>
          <w:lang w:bidi="ar"/>
        </w:rPr>
        <w:t>组成。存储体由很多存储单元组成，用来存放指令或数据， MAR存放</w:t>
      </w:r>
      <w:proofErr w:type="gramStart"/>
      <w:r w:rsidRPr="009464EF">
        <w:rPr>
          <w:rFonts w:ascii="宋体" w:hAnsi="宋体" w:cs="仿宋" w:hint="eastAsia"/>
          <w:color w:val="050505"/>
          <w:kern w:val="0"/>
          <w:sz w:val="24"/>
          <w:szCs w:val="24"/>
          <w:lang w:bidi="ar"/>
        </w:rPr>
        <w:t>欲访问</w:t>
      </w:r>
      <w:proofErr w:type="gramEnd"/>
      <w:r w:rsidRPr="009464EF">
        <w:rPr>
          <w:rFonts w:ascii="宋体" w:hAnsi="宋体" w:cs="仿宋" w:hint="eastAsia"/>
          <w:color w:val="050505"/>
          <w:kern w:val="0"/>
          <w:sz w:val="24"/>
          <w:szCs w:val="24"/>
          <w:lang w:bidi="ar"/>
        </w:rPr>
        <w:t>的存储单元的地址，MDR 存放从存储单元读出的信息或即将存入某存储单元的信息。</w:t>
      </w:r>
    </w:p>
    <w:p w14:paraId="7301343A" w14:textId="1395D6E9" w:rsidR="00FD5BAB" w:rsidRPr="009464EF" w:rsidRDefault="00AB6972" w:rsidP="002A0744">
      <w:pPr>
        <w:widowControl/>
        <w:ind w:firstLine="420"/>
        <w:jc w:val="left"/>
        <w:rPr>
          <w:rFonts w:ascii="宋体" w:hAnsi="宋体" w:cs="仿宋"/>
          <w:sz w:val="24"/>
          <w:szCs w:val="24"/>
        </w:rPr>
      </w:pPr>
      <w:r w:rsidRPr="009464EF">
        <w:rPr>
          <w:rFonts w:ascii="宋体" w:hAnsi="宋体" w:cs="仿宋" w:hint="eastAsia"/>
          <w:color w:val="050505"/>
          <w:kern w:val="0"/>
          <w:sz w:val="24"/>
          <w:szCs w:val="24"/>
          <w:lang w:bidi="ar"/>
        </w:rPr>
        <w:lastRenderedPageBreak/>
        <w:t>运算器由累加器 ACC 、乘商寄存器 MQ 、操作数寄存器和算术逻辑部件ALU组成，用来完成算术运算和逻辑运算。控制器由PC、IR、CU 组成，PC 存放欲执行指令的地址，IR存放</w:t>
      </w:r>
      <w:proofErr w:type="gramStart"/>
      <w:r w:rsidRPr="009464EF">
        <w:rPr>
          <w:rFonts w:ascii="宋体" w:hAnsi="宋体" w:cs="仿宋" w:hint="eastAsia"/>
          <w:color w:val="050505"/>
          <w:kern w:val="0"/>
          <w:sz w:val="24"/>
          <w:szCs w:val="24"/>
          <w:lang w:bidi="ar"/>
        </w:rPr>
        <w:t>欲执行</w:t>
      </w:r>
      <w:proofErr w:type="gramEnd"/>
      <w:r w:rsidRPr="009464EF">
        <w:rPr>
          <w:rFonts w:ascii="宋体" w:hAnsi="宋体" w:cs="仿宋" w:hint="eastAsia"/>
          <w:color w:val="050505"/>
          <w:kern w:val="0"/>
          <w:sz w:val="24"/>
          <w:szCs w:val="24"/>
          <w:lang w:bidi="ar"/>
        </w:rPr>
        <w:t>的指令，CU 用来发出各种操作命令。</w:t>
      </w:r>
    </w:p>
    <w:p w14:paraId="7D093221" w14:textId="4237CB50" w:rsidR="00FD5BAB" w:rsidRPr="00903891" w:rsidRDefault="002E73DC" w:rsidP="00D21996">
      <w:pPr>
        <w:spacing w:line="360" w:lineRule="auto"/>
        <w:ind w:firstLineChars="200" w:firstLine="482"/>
        <w:jc w:val="left"/>
        <w:rPr>
          <w:rFonts w:ascii="黑体" w:eastAsia="黑体" w:hAnsi="黑体"/>
          <w:b/>
          <w:bCs/>
          <w:sz w:val="24"/>
        </w:rPr>
      </w:pPr>
      <w:r w:rsidRPr="00903891">
        <w:rPr>
          <w:rFonts w:ascii="黑体" w:eastAsia="黑体" w:hAnsi="黑体" w:hint="eastAsia"/>
          <w:b/>
          <w:bCs/>
          <w:sz w:val="24"/>
        </w:rPr>
        <w:t>1.2</w:t>
      </w:r>
      <w:r w:rsidR="00AB6972" w:rsidRPr="00903891">
        <w:rPr>
          <w:rFonts w:ascii="黑体" w:eastAsia="黑体" w:hAnsi="黑体" w:hint="eastAsia"/>
          <w:b/>
          <w:bCs/>
          <w:sz w:val="24"/>
        </w:rPr>
        <w:t xml:space="preserve"> </w:t>
      </w:r>
      <w:r w:rsidR="00F820F6" w:rsidRPr="00903891">
        <w:rPr>
          <w:rFonts w:ascii="黑体" w:eastAsia="黑体" w:hAnsi="黑体" w:hint="eastAsia"/>
          <w:b/>
          <w:bCs/>
          <w:sz w:val="24"/>
        </w:rPr>
        <w:t>考核的具体内容</w:t>
      </w:r>
    </w:p>
    <w:p w14:paraId="64D51FEF" w14:textId="6EFC4E99" w:rsidR="00FD5BAB" w:rsidRPr="00AB62A0" w:rsidRDefault="00AB62A0" w:rsidP="00D21996">
      <w:pPr>
        <w:spacing w:line="360" w:lineRule="auto"/>
        <w:ind w:firstLineChars="200" w:firstLine="480"/>
        <w:rPr>
          <w:rFonts w:ascii="宋体"/>
          <w:sz w:val="24"/>
        </w:rPr>
      </w:pPr>
      <w:r>
        <w:rPr>
          <w:rFonts w:ascii="宋体" w:hint="eastAsia"/>
          <w:sz w:val="24"/>
        </w:rPr>
        <w:t>1.</w:t>
      </w:r>
      <w:r w:rsidR="00AB6972">
        <w:rPr>
          <w:rFonts w:ascii="宋体" w:hint="eastAsia"/>
          <w:sz w:val="24"/>
        </w:rPr>
        <w:t>2.</w:t>
      </w:r>
      <w:r>
        <w:rPr>
          <w:rFonts w:ascii="宋体" w:hint="eastAsia"/>
          <w:sz w:val="24"/>
        </w:rPr>
        <w:t>1</w:t>
      </w:r>
      <w:r w:rsidR="00E1426B">
        <w:rPr>
          <w:rFonts w:ascii="宋体"/>
          <w:sz w:val="24"/>
        </w:rPr>
        <w:t xml:space="preserve"> </w:t>
      </w:r>
      <w:r w:rsidR="00E1426B">
        <w:rPr>
          <w:rFonts w:ascii="宋体" w:hint="eastAsia"/>
          <w:sz w:val="24"/>
        </w:rPr>
        <w:t>基本概念</w:t>
      </w:r>
    </w:p>
    <w:p w14:paraId="511A3954" w14:textId="57D0B5B1" w:rsidR="00AB62A0" w:rsidRPr="00903891" w:rsidRDefault="00AB6972" w:rsidP="005C2F3A">
      <w:pPr>
        <w:pStyle w:val="ac"/>
        <w:spacing w:line="360" w:lineRule="auto"/>
        <w:ind w:firstLine="480"/>
        <w:rPr>
          <w:rFonts w:ascii="宋体" w:hAnsi="宋体"/>
          <w:sz w:val="24"/>
          <w:szCs w:val="24"/>
        </w:rPr>
      </w:pPr>
      <w:r w:rsidRPr="00903891">
        <w:rPr>
          <w:rFonts w:ascii="宋体" w:hAnsi="宋体" w:hint="eastAsia"/>
          <w:sz w:val="24"/>
          <w:szCs w:val="24"/>
        </w:rPr>
        <w:t>掌握下列概念：</w:t>
      </w:r>
    </w:p>
    <w:p w14:paraId="5FB5CBB4" w14:textId="0A60E1F5" w:rsidR="00441578" w:rsidRPr="00903891" w:rsidRDefault="00441578" w:rsidP="003F30CC">
      <w:pPr>
        <w:pStyle w:val="ac"/>
        <w:widowControl/>
        <w:numPr>
          <w:ilvl w:val="0"/>
          <w:numId w:val="15"/>
        </w:numPr>
        <w:snapToGrid w:val="0"/>
        <w:ind w:firstLineChars="0"/>
        <w:jc w:val="left"/>
        <w:rPr>
          <w:rFonts w:ascii="宋体" w:hAnsi="宋体" w:cs="宋体"/>
          <w:kern w:val="0"/>
          <w:sz w:val="24"/>
          <w:szCs w:val="24"/>
        </w:rPr>
      </w:pPr>
      <w:r w:rsidRPr="00903891">
        <w:rPr>
          <w:rFonts w:ascii="宋体" w:hAnsi="宋体" w:cs="宋体"/>
          <w:color w:val="141414"/>
          <w:kern w:val="0"/>
          <w:sz w:val="24"/>
          <w:szCs w:val="24"/>
        </w:rPr>
        <w:t>计算机系统</w:t>
      </w:r>
      <w:r w:rsidR="00AB6972" w:rsidRPr="00903891">
        <w:rPr>
          <w:rFonts w:ascii="宋体" w:hAnsi="宋体" w:cs="宋体" w:hint="eastAsia"/>
          <w:color w:val="141414"/>
          <w:kern w:val="0"/>
          <w:sz w:val="24"/>
          <w:szCs w:val="24"/>
        </w:rPr>
        <w:t>及计算机系统的</w:t>
      </w:r>
      <w:r w:rsidR="00AB62A0" w:rsidRPr="00903891">
        <w:rPr>
          <w:rFonts w:ascii="宋体" w:hAnsi="宋体" w:cs="宋体" w:hint="eastAsia"/>
          <w:color w:val="2A2A2A"/>
          <w:kern w:val="0"/>
          <w:sz w:val="24"/>
          <w:szCs w:val="24"/>
        </w:rPr>
        <w:t>层次</w:t>
      </w:r>
      <w:r w:rsidRPr="00903891">
        <w:rPr>
          <w:rFonts w:ascii="宋体" w:hAnsi="宋体" w:cs="宋体"/>
          <w:color w:val="2A2A2A"/>
          <w:kern w:val="0"/>
          <w:sz w:val="24"/>
          <w:szCs w:val="24"/>
        </w:rPr>
        <w:t xml:space="preserve">结构 </w:t>
      </w:r>
    </w:p>
    <w:p w14:paraId="5C549B85" w14:textId="7895C11C" w:rsidR="00441578" w:rsidRPr="00903891" w:rsidRDefault="00441578" w:rsidP="003F30CC">
      <w:pPr>
        <w:pStyle w:val="ac"/>
        <w:widowControl/>
        <w:numPr>
          <w:ilvl w:val="0"/>
          <w:numId w:val="15"/>
        </w:numPr>
        <w:snapToGrid w:val="0"/>
        <w:ind w:firstLineChars="0"/>
        <w:jc w:val="left"/>
        <w:rPr>
          <w:rFonts w:ascii="宋体" w:hAnsi="宋体" w:cs="宋体"/>
          <w:kern w:val="0"/>
          <w:sz w:val="24"/>
          <w:szCs w:val="24"/>
        </w:rPr>
      </w:pPr>
      <w:r w:rsidRPr="00903891">
        <w:rPr>
          <w:rFonts w:ascii="宋体" w:hAnsi="宋体" w:cs="宋体"/>
          <w:color w:val="141414"/>
          <w:kern w:val="0"/>
          <w:sz w:val="24"/>
          <w:szCs w:val="24"/>
        </w:rPr>
        <w:t xml:space="preserve">硬件、计算机 </w:t>
      </w:r>
      <w:r w:rsidRPr="00903891">
        <w:rPr>
          <w:rFonts w:ascii="宋体" w:hAnsi="宋体" w:cs="宋体"/>
          <w:color w:val="2A2A2A"/>
          <w:kern w:val="0"/>
          <w:sz w:val="24"/>
          <w:szCs w:val="24"/>
        </w:rPr>
        <w:t>主机 CPU</w:t>
      </w:r>
      <w:r w:rsidR="00AB6972" w:rsidRPr="00903891">
        <w:rPr>
          <w:rFonts w:ascii="宋体" w:hAnsi="宋体" w:cs="宋体" w:hint="eastAsia"/>
          <w:color w:val="2A2A2A"/>
          <w:kern w:val="0"/>
          <w:sz w:val="24"/>
          <w:szCs w:val="24"/>
        </w:rPr>
        <w:t>、</w:t>
      </w:r>
      <w:r w:rsidRPr="00903891">
        <w:rPr>
          <w:rFonts w:ascii="宋体" w:hAnsi="宋体" w:cs="宋体"/>
          <w:color w:val="444444"/>
          <w:kern w:val="0"/>
          <w:sz w:val="24"/>
          <w:szCs w:val="24"/>
        </w:rPr>
        <w:t>主存、</w:t>
      </w:r>
      <w:r w:rsidRPr="00903891">
        <w:rPr>
          <w:rFonts w:ascii="宋体" w:hAnsi="宋体" w:cs="宋体"/>
          <w:color w:val="2A2A2A"/>
          <w:kern w:val="0"/>
          <w:sz w:val="24"/>
          <w:szCs w:val="24"/>
        </w:rPr>
        <w:t xml:space="preserve">辅存、外部设备 </w:t>
      </w:r>
    </w:p>
    <w:p w14:paraId="34DF2312" w14:textId="720322C4" w:rsidR="00441578" w:rsidRPr="00903891" w:rsidRDefault="00441578" w:rsidP="003F30CC">
      <w:pPr>
        <w:pStyle w:val="ac"/>
        <w:widowControl/>
        <w:numPr>
          <w:ilvl w:val="0"/>
          <w:numId w:val="15"/>
        </w:numPr>
        <w:snapToGrid w:val="0"/>
        <w:ind w:firstLineChars="0"/>
        <w:jc w:val="left"/>
        <w:rPr>
          <w:rFonts w:ascii="宋体" w:hAnsi="宋体" w:cs="宋体"/>
          <w:kern w:val="0"/>
          <w:sz w:val="24"/>
          <w:szCs w:val="24"/>
        </w:rPr>
      </w:pPr>
      <w:r w:rsidRPr="00903891">
        <w:rPr>
          <w:rFonts w:ascii="宋体" w:hAnsi="宋体" w:cs="宋体"/>
          <w:color w:val="2A2A2A"/>
          <w:kern w:val="0"/>
          <w:sz w:val="24"/>
          <w:szCs w:val="24"/>
        </w:rPr>
        <w:t>软件</w:t>
      </w:r>
      <w:r w:rsidR="00AB6972" w:rsidRPr="00903891">
        <w:rPr>
          <w:rFonts w:ascii="宋体" w:hAnsi="宋体" w:cs="宋体" w:hint="eastAsia"/>
          <w:color w:val="2A2A2A"/>
          <w:kern w:val="0"/>
          <w:sz w:val="24"/>
          <w:szCs w:val="24"/>
        </w:rPr>
        <w:t>、</w:t>
      </w:r>
      <w:r w:rsidRPr="00903891">
        <w:rPr>
          <w:rFonts w:ascii="宋体" w:hAnsi="宋体" w:cs="宋体"/>
          <w:color w:val="2A2A2A"/>
          <w:kern w:val="0"/>
          <w:sz w:val="24"/>
          <w:szCs w:val="24"/>
        </w:rPr>
        <w:t>系统软</w:t>
      </w:r>
      <w:r w:rsidRPr="00903891">
        <w:rPr>
          <w:rFonts w:ascii="宋体" w:hAnsi="宋体" w:cs="宋体"/>
          <w:color w:val="444444"/>
          <w:kern w:val="0"/>
          <w:sz w:val="24"/>
          <w:szCs w:val="24"/>
        </w:rPr>
        <w:t>件、应</w:t>
      </w:r>
      <w:r w:rsidR="00AB6972" w:rsidRPr="00903891">
        <w:rPr>
          <w:rFonts w:ascii="宋体" w:hAnsi="宋体" w:cs="宋体" w:hint="eastAsia"/>
          <w:color w:val="444444"/>
          <w:kern w:val="0"/>
          <w:sz w:val="24"/>
          <w:szCs w:val="24"/>
        </w:rPr>
        <w:t>用</w:t>
      </w:r>
      <w:r w:rsidRPr="00903891">
        <w:rPr>
          <w:rFonts w:ascii="宋体" w:hAnsi="宋体" w:cs="宋体"/>
          <w:color w:val="444444"/>
          <w:kern w:val="0"/>
          <w:sz w:val="24"/>
          <w:szCs w:val="24"/>
        </w:rPr>
        <w:t xml:space="preserve">软件 </w:t>
      </w:r>
    </w:p>
    <w:p w14:paraId="6F5136A3" w14:textId="6265D09B" w:rsidR="00441578" w:rsidRPr="00903891" w:rsidRDefault="00441578" w:rsidP="003F30CC">
      <w:pPr>
        <w:pStyle w:val="ac"/>
        <w:widowControl/>
        <w:numPr>
          <w:ilvl w:val="0"/>
          <w:numId w:val="15"/>
        </w:numPr>
        <w:snapToGrid w:val="0"/>
        <w:ind w:firstLineChars="0"/>
        <w:jc w:val="left"/>
        <w:rPr>
          <w:rFonts w:ascii="宋体" w:hAnsi="宋体" w:cs="宋体"/>
          <w:kern w:val="0"/>
          <w:sz w:val="24"/>
          <w:szCs w:val="24"/>
        </w:rPr>
      </w:pPr>
      <w:r w:rsidRPr="00903891">
        <w:rPr>
          <w:rFonts w:ascii="宋体" w:hAnsi="宋体" w:cs="宋体"/>
          <w:color w:val="2A2A2A"/>
          <w:kern w:val="0"/>
          <w:sz w:val="24"/>
          <w:szCs w:val="24"/>
        </w:rPr>
        <w:t>高级语</w:t>
      </w:r>
      <w:r w:rsidRPr="00903891">
        <w:rPr>
          <w:rFonts w:ascii="宋体" w:hAnsi="宋体" w:cs="宋体"/>
          <w:color w:val="444444"/>
          <w:kern w:val="0"/>
          <w:sz w:val="24"/>
          <w:szCs w:val="24"/>
        </w:rPr>
        <w:t>言、汇编语</w:t>
      </w:r>
      <w:r w:rsidR="00AB6972" w:rsidRPr="00903891">
        <w:rPr>
          <w:rFonts w:ascii="宋体" w:hAnsi="宋体" w:cs="宋体" w:hint="eastAsia"/>
          <w:color w:val="444444"/>
          <w:kern w:val="0"/>
          <w:sz w:val="24"/>
          <w:szCs w:val="24"/>
        </w:rPr>
        <w:t>言、机器</w:t>
      </w:r>
      <w:r w:rsidRPr="00903891">
        <w:rPr>
          <w:rFonts w:ascii="宋体" w:hAnsi="宋体" w:cs="宋体"/>
          <w:color w:val="444444"/>
          <w:kern w:val="0"/>
          <w:sz w:val="24"/>
          <w:szCs w:val="24"/>
        </w:rPr>
        <w:t>语</w:t>
      </w:r>
      <w:r w:rsidRPr="00903891">
        <w:rPr>
          <w:rFonts w:ascii="宋体" w:hAnsi="宋体" w:cs="宋体"/>
          <w:color w:val="707070"/>
          <w:kern w:val="0"/>
          <w:sz w:val="24"/>
          <w:szCs w:val="24"/>
        </w:rPr>
        <w:t xml:space="preserve">言 </w:t>
      </w:r>
    </w:p>
    <w:p w14:paraId="19AA07E6" w14:textId="70D96DEC" w:rsidR="00441578" w:rsidRPr="00903891" w:rsidRDefault="00441578" w:rsidP="003F30CC">
      <w:pPr>
        <w:pStyle w:val="ac"/>
        <w:widowControl/>
        <w:numPr>
          <w:ilvl w:val="0"/>
          <w:numId w:val="15"/>
        </w:numPr>
        <w:snapToGrid w:val="0"/>
        <w:ind w:firstLineChars="0"/>
        <w:jc w:val="left"/>
        <w:rPr>
          <w:rFonts w:ascii="宋体" w:hAnsi="宋体" w:cs="宋体"/>
          <w:kern w:val="0"/>
          <w:sz w:val="24"/>
          <w:szCs w:val="24"/>
        </w:rPr>
      </w:pPr>
      <w:r w:rsidRPr="00903891">
        <w:rPr>
          <w:rFonts w:ascii="宋体" w:hAnsi="宋体" w:cs="宋体"/>
          <w:color w:val="141414"/>
          <w:kern w:val="0"/>
          <w:sz w:val="24"/>
          <w:szCs w:val="24"/>
        </w:rPr>
        <w:t xml:space="preserve">计算机组成和计算机体系结构 </w:t>
      </w:r>
    </w:p>
    <w:p w14:paraId="2AFDBF9F" w14:textId="72F305F1" w:rsidR="00441578" w:rsidRPr="00903891" w:rsidRDefault="00441578" w:rsidP="003F30CC">
      <w:pPr>
        <w:pStyle w:val="ac"/>
        <w:widowControl/>
        <w:numPr>
          <w:ilvl w:val="0"/>
          <w:numId w:val="15"/>
        </w:numPr>
        <w:snapToGrid w:val="0"/>
        <w:ind w:firstLineChars="0"/>
        <w:jc w:val="left"/>
        <w:rPr>
          <w:rFonts w:ascii="宋体" w:hAnsi="宋体" w:cs="宋体"/>
          <w:kern w:val="0"/>
          <w:sz w:val="24"/>
          <w:szCs w:val="24"/>
        </w:rPr>
      </w:pPr>
      <w:r w:rsidRPr="00903891">
        <w:rPr>
          <w:rFonts w:ascii="宋体" w:hAnsi="宋体" w:cs="宋体"/>
          <w:color w:val="2A2A2A"/>
          <w:kern w:val="0"/>
          <w:sz w:val="24"/>
          <w:szCs w:val="24"/>
        </w:rPr>
        <w:t>存储单元、存储元件、存储基元、存储元、存储字、存储字长</w:t>
      </w:r>
      <w:r w:rsidR="00AB6972" w:rsidRPr="00903891">
        <w:rPr>
          <w:rFonts w:ascii="宋体" w:hAnsi="宋体" w:cs="宋体" w:hint="eastAsia"/>
          <w:color w:val="2A2A2A"/>
          <w:kern w:val="0"/>
          <w:sz w:val="24"/>
          <w:szCs w:val="24"/>
        </w:rPr>
        <w:t>、</w:t>
      </w:r>
      <w:r w:rsidRPr="00903891">
        <w:rPr>
          <w:rFonts w:ascii="宋体" w:hAnsi="宋体" w:cs="宋体"/>
          <w:color w:val="141414"/>
          <w:kern w:val="0"/>
          <w:sz w:val="24"/>
          <w:szCs w:val="24"/>
        </w:rPr>
        <w:t xml:space="preserve">存储容量 </w:t>
      </w:r>
    </w:p>
    <w:p w14:paraId="63AD1206" w14:textId="645D2383" w:rsidR="00441578" w:rsidRPr="00903891" w:rsidRDefault="00441578" w:rsidP="003F30CC">
      <w:pPr>
        <w:pStyle w:val="ac"/>
        <w:widowControl/>
        <w:numPr>
          <w:ilvl w:val="0"/>
          <w:numId w:val="15"/>
        </w:numPr>
        <w:snapToGrid w:val="0"/>
        <w:ind w:firstLineChars="0"/>
        <w:jc w:val="left"/>
        <w:rPr>
          <w:rFonts w:ascii="宋体" w:hAnsi="宋体" w:cs="宋体"/>
          <w:kern w:val="0"/>
          <w:sz w:val="24"/>
          <w:szCs w:val="24"/>
        </w:rPr>
      </w:pPr>
      <w:r w:rsidRPr="00903891">
        <w:rPr>
          <w:rFonts w:ascii="宋体" w:hAnsi="宋体" w:cs="宋体"/>
          <w:color w:val="2A2A2A"/>
          <w:kern w:val="0"/>
          <w:sz w:val="24"/>
          <w:szCs w:val="24"/>
        </w:rPr>
        <w:t xml:space="preserve">机器字长、指令字长 </w:t>
      </w:r>
      <w:r w:rsidRPr="00903891">
        <w:rPr>
          <w:rFonts w:ascii="宋体" w:hAnsi="宋体" w:cs="宋体"/>
          <w:color w:val="141414"/>
          <w:kern w:val="0"/>
          <w:sz w:val="24"/>
          <w:szCs w:val="24"/>
        </w:rPr>
        <w:t xml:space="preserve">存储字长 </w:t>
      </w:r>
    </w:p>
    <w:p w14:paraId="241E28A2" w14:textId="0C93599D" w:rsidR="00441578" w:rsidRPr="009272A8" w:rsidRDefault="00441578" w:rsidP="003F30CC">
      <w:pPr>
        <w:pStyle w:val="ac"/>
        <w:widowControl/>
        <w:numPr>
          <w:ilvl w:val="0"/>
          <w:numId w:val="15"/>
        </w:numPr>
        <w:snapToGrid w:val="0"/>
        <w:spacing w:line="360" w:lineRule="auto"/>
        <w:ind w:firstLineChars="0"/>
        <w:jc w:val="left"/>
        <w:rPr>
          <w:rFonts w:ascii="宋体" w:hAnsi="宋体"/>
          <w:sz w:val="24"/>
          <w:szCs w:val="24"/>
          <w:highlight w:val="yellow"/>
        </w:rPr>
      </w:pPr>
      <w:r w:rsidRPr="00903891">
        <w:rPr>
          <w:rFonts w:ascii="宋体" w:hAnsi="宋体" w:cs="宋体"/>
          <w:color w:val="141414"/>
          <w:kern w:val="0"/>
          <w:sz w:val="24"/>
          <w:szCs w:val="24"/>
        </w:rPr>
        <w:t>英文缩写的含义 :</w:t>
      </w:r>
      <w:r w:rsidRPr="009272A8">
        <w:rPr>
          <w:rFonts w:ascii="宋体" w:hAnsi="宋体" w:cs="宋体"/>
          <w:color w:val="141414"/>
          <w:kern w:val="0"/>
          <w:sz w:val="24"/>
          <w:szCs w:val="24"/>
          <w:highlight w:val="yellow"/>
        </w:rPr>
        <w:t>CPU</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PC</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IR</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CU</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ALU</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ACC</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Q</w:t>
      </w:r>
      <w:r w:rsidR="00327D57" w:rsidRPr="009272A8">
        <w:rPr>
          <w:rFonts w:ascii="宋体" w:hAnsi="宋体" w:cs="宋体" w:hint="eastAsia"/>
          <w:color w:val="141414"/>
          <w:kern w:val="0"/>
          <w:sz w:val="24"/>
          <w:szCs w:val="24"/>
          <w:highlight w:val="yellow"/>
        </w:rPr>
        <w:t>、</w:t>
      </w:r>
      <w:r w:rsidR="00AB6972" w:rsidRPr="009272A8">
        <w:rPr>
          <w:rFonts w:ascii="宋体" w:hAnsi="宋体" w:cs="宋体"/>
          <w:color w:val="141414"/>
          <w:kern w:val="0"/>
          <w:sz w:val="24"/>
          <w:szCs w:val="24"/>
          <w:highlight w:val="yellow"/>
        </w:rPr>
        <w:t xml:space="preserve"> </w:t>
      </w:r>
      <w:r w:rsidR="00AB6972" w:rsidRPr="009272A8">
        <w:rPr>
          <w:rFonts w:ascii="宋体" w:hAnsi="宋体" w:cs="宋体" w:hint="eastAsia"/>
          <w:color w:val="141414"/>
          <w:kern w:val="0"/>
          <w:sz w:val="24"/>
          <w:szCs w:val="24"/>
          <w:highlight w:val="yellow"/>
        </w:rPr>
        <w:t>X</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MM</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MAR</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MDR、</w:t>
      </w:r>
      <w:r w:rsidR="00327D57" w:rsidRPr="009272A8">
        <w:rPr>
          <w:rFonts w:ascii="宋体" w:hAnsi="宋体" w:cs="宋体" w:hint="eastAsia"/>
          <w:color w:val="141414"/>
          <w:kern w:val="0"/>
          <w:sz w:val="24"/>
          <w:szCs w:val="24"/>
          <w:highlight w:val="yellow"/>
        </w:rPr>
        <w:t>I</w:t>
      </w:r>
      <w:r w:rsidRPr="009272A8">
        <w:rPr>
          <w:rFonts w:ascii="宋体" w:hAnsi="宋体" w:cs="宋体"/>
          <w:color w:val="141414"/>
          <w:kern w:val="0"/>
          <w:sz w:val="24"/>
          <w:szCs w:val="24"/>
          <w:highlight w:val="yellow"/>
        </w:rPr>
        <w:t>/</w:t>
      </w:r>
      <w:r w:rsidR="00327D57" w:rsidRPr="009272A8">
        <w:rPr>
          <w:rFonts w:ascii="宋体" w:hAnsi="宋体" w:cs="宋体"/>
          <w:color w:val="141414"/>
          <w:kern w:val="0"/>
          <w:sz w:val="24"/>
          <w:szCs w:val="24"/>
          <w:highlight w:val="yellow"/>
        </w:rPr>
        <w:t>O</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MIPS</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CPI</w:t>
      </w:r>
      <w:r w:rsidR="00327D57" w:rsidRPr="009272A8">
        <w:rPr>
          <w:rFonts w:ascii="宋体" w:hAnsi="宋体" w:cs="宋体" w:hint="eastAsia"/>
          <w:color w:val="141414"/>
          <w:kern w:val="0"/>
          <w:sz w:val="24"/>
          <w:szCs w:val="24"/>
          <w:highlight w:val="yellow"/>
        </w:rPr>
        <w:t>、</w:t>
      </w:r>
      <w:r w:rsidRPr="009272A8">
        <w:rPr>
          <w:rFonts w:ascii="宋体" w:hAnsi="宋体" w:cs="宋体"/>
          <w:color w:val="141414"/>
          <w:kern w:val="0"/>
          <w:sz w:val="24"/>
          <w:szCs w:val="24"/>
          <w:highlight w:val="yellow"/>
        </w:rPr>
        <w:t>FLOPS</w:t>
      </w:r>
    </w:p>
    <w:p w14:paraId="5F370F14" w14:textId="27DE650A" w:rsidR="00FD5BAB" w:rsidRDefault="00700AB3">
      <w:pPr>
        <w:spacing w:line="360" w:lineRule="auto"/>
        <w:ind w:firstLineChars="200" w:firstLine="480"/>
        <w:rPr>
          <w:rFonts w:ascii="宋体"/>
          <w:sz w:val="24"/>
        </w:rPr>
      </w:pPr>
      <w:r>
        <w:rPr>
          <w:rFonts w:ascii="宋体" w:hint="eastAsia"/>
          <w:sz w:val="24"/>
        </w:rPr>
        <w:t>1.2.2</w:t>
      </w:r>
      <w:r>
        <w:rPr>
          <w:rFonts w:ascii="宋体"/>
          <w:sz w:val="24"/>
        </w:rPr>
        <w:t xml:space="preserve"> </w:t>
      </w:r>
      <w:proofErr w:type="gramStart"/>
      <w:r w:rsidR="00E1426B">
        <w:rPr>
          <w:rFonts w:ascii="宋体" w:hint="eastAsia"/>
          <w:sz w:val="24"/>
        </w:rPr>
        <w:t>冯</w:t>
      </w:r>
      <w:proofErr w:type="gramEnd"/>
      <w:r w:rsidR="00E1426B">
        <w:rPr>
          <w:rFonts w:ascii="宋体" w:hint="eastAsia"/>
          <w:sz w:val="24"/>
        </w:rPr>
        <w:t>.诺依曼计算机的特点</w:t>
      </w:r>
    </w:p>
    <w:p w14:paraId="12BA8F48" w14:textId="47580D01" w:rsidR="002747B8" w:rsidRDefault="002747B8">
      <w:pPr>
        <w:spacing w:line="360" w:lineRule="auto"/>
        <w:ind w:firstLineChars="200" w:firstLine="480"/>
        <w:rPr>
          <w:rFonts w:ascii="宋体"/>
          <w:sz w:val="24"/>
        </w:rPr>
      </w:pPr>
      <w:r>
        <w:rPr>
          <w:rFonts w:ascii="宋体" w:hint="eastAsia"/>
          <w:sz w:val="24"/>
        </w:rPr>
        <w:t>掌握冯诺依曼计算机的特点：</w:t>
      </w:r>
    </w:p>
    <w:p w14:paraId="36D8C5DC" w14:textId="19AAC4C4" w:rsidR="002747B8" w:rsidRPr="002747B8" w:rsidRDefault="002747B8" w:rsidP="00D21996">
      <w:pPr>
        <w:ind w:firstLineChars="200" w:firstLine="480"/>
        <w:rPr>
          <w:rFonts w:ascii="宋体"/>
          <w:sz w:val="24"/>
        </w:rPr>
      </w:pPr>
      <w:r w:rsidRPr="002747B8">
        <w:rPr>
          <w:rFonts w:ascii="宋体" w:hint="eastAsia"/>
          <w:sz w:val="24"/>
        </w:rPr>
        <w:t>(1)计算机由运算器、存储器、控制器和输入设备、输出设备</w:t>
      </w:r>
      <w:r>
        <w:rPr>
          <w:rFonts w:ascii="宋体" w:hint="eastAsia"/>
          <w:sz w:val="24"/>
        </w:rPr>
        <w:t>5</w:t>
      </w:r>
      <w:r w:rsidRPr="002747B8">
        <w:rPr>
          <w:rFonts w:ascii="宋体" w:hint="eastAsia"/>
          <w:sz w:val="24"/>
        </w:rPr>
        <w:t>大部件组成。</w:t>
      </w:r>
    </w:p>
    <w:p w14:paraId="352B5BF2" w14:textId="77777777" w:rsidR="002747B8" w:rsidRPr="002747B8" w:rsidRDefault="002747B8" w:rsidP="00D21996">
      <w:pPr>
        <w:ind w:firstLineChars="200" w:firstLine="480"/>
        <w:rPr>
          <w:rFonts w:ascii="宋体"/>
          <w:sz w:val="24"/>
        </w:rPr>
      </w:pPr>
      <w:r w:rsidRPr="002747B8">
        <w:rPr>
          <w:rFonts w:ascii="宋体" w:hint="eastAsia"/>
          <w:sz w:val="24"/>
        </w:rPr>
        <w:t>(2) 指令和数据以同等地位存于存储器内，并可按地址寻访</w:t>
      </w:r>
    </w:p>
    <w:p w14:paraId="5B731047" w14:textId="77777777" w:rsidR="002747B8" w:rsidRPr="002747B8" w:rsidRDefault="002747B8" w:rsidP="00D21996">
      <w:pPr>
        <w:ind w:firstLineChars="200" w:firstLine="480"/>
        <w:rPr>
          <w:rFonts w:ascii="宋体"/>
          <w:sz w:val="24"/>
        </w:rPr>
      </w:pPr>
      <w:r w:rsidRPr="002747B8">
        <w:rPr>
          <w:rFonts w:ascii="宋体" w:hint="eastAsia"/>
          <w:sz w:val="24"/>
        </w:rPr>
        <w:t>(3) 指令和数据均用二进制代码表示。</w:t>
      </w:r>
    </w:p>
    <w:p w14:paraId="23C6FEF6" w14:textId="393D0E46" w:rsidR="002747B8" w:rsidRPr="002747B8" w:rsidRDefault="002747B8" w:rsidP="00D21996">
      <w:pPr>
        <w:ind w:firstLineChars="200" w:firstLine="480"/>
        <w:rPr>
          <w:rFonts w:ascii="宋体"/>
          <w:sz w:val="24"/>
        </w:rPr>
      </w:pPr>
      <w:r w:rsidRPr="002747B8">
        <w:rPr>
          <w:rFonts w:ascii="宋体" w:hint="eastAsia"/>
          <w:sz w:val="24"/>
        </w:rPr>
        <w:t>(4) 指令由操作码和地址码组成，操作码用来表示操作的性质，地址码用来表示操作数在存储器中的位置</w:t>
      </w:r>
    </w:p>
    <w:p w14:paraId="5A3DCF0B" w14:textId="76596087" w:rsidR="002747B8" w:rsidRPr="002747B8" w:rsidRDefault="002747B8" w:rsidP="00D21996">
      <w:pPr>
        <w:ind w:firstLineChars="200" w:firstLine="480"/>
        <w:rPr>
          <w:rFonts w:ascii="宋体"/>
          <w:sz w:val="24"/>
        </w:rPr>
      </w:pPr>
      <w:r w:rsidRPr="002747B8">
        <w:rPr>
          <w:rFonts w:ascii="宋体" w:hint="eastAsia"/>
          <w:sz w:val="24"/>
        </w:rPr>
        <w:t>(5) 指令在存储器内按顺序存放</w:t>
      </w:r>
      <w:r>
        <w:rPr>
          <w:rFonts w:ascii="宋体" w:hint="eastAsia"/>
          <w:sz w:val="24"/>
        </w:rPr>
        <w:t>，</w:t>
      </w:r>
      <w:r w:rsidRPr="002747B8">
        <w:rPr>
          <w:rFonts w:ascii="宋体" w:hint="eastAsia"/>
          <w:sz w:val="24"/>
        </w:rPr>
        <w:t>通常，指令是顺序执行的，在特定条件下，可根据运算结果或根据设定的条件改变执行顺序</w:t>
      </w:r>
    </w:p>
    <w:p w14:paraId="0939C1F3" w14:textId="103CCF3C" w:rsidR="002747B8" w:rsidRDefault="002747B8" w:rsidP="00D21996">
      <w:pPr>
        <w:ind w:firstLineChars="200" w:firstLine="480"/>
        <w:rPr>
          <w:rFonts w:ascii="宋体"/>
          <w:sz w:val="24"/>
        </w:rPr>
      </w:pPr>
      <w:r w:rsidRPr="002747B8">
        <w:rPr>
          <w:rFonts w:ascii="宋体" w:hint="eastAsia"/>
          <w:sz w:val="24"/>
        </w:rPr>
        <w:t>(6) 机器以运算器为中心，输入输出设备与存储器间的数据传送通过运算器完成。</w:t>
      </w:r>
    </w:p>
    <w:p w14:paraId="5E4A6AC0" w14:textId="3AC3C807" w:rsidR="00FD5BAB" w:rsidRDefault="00E20AD4">
      <w:pPr>
        <w:spacing w:line="360" w:lineRule="auto"/>
        <w:ind w:firstLineChars="200" w:firstLine="480"/>
        <w:rPr>
          <w:rFonts w:ascii="宋体"/>
          <w:sz w:val="24"/>
        </w:rPr>
      </w:pPr>
      <w:r>
        <w:rPr>
          <w:rFonts w:ascii="宋体" w:hint="eastAsia"/>
          <w:sz w:val="24"/>
        </w:rPr>
        <w:t>1.2.3</w:t>
      </w:r>
      <w:r w:rsidR="00AB6972">
        <w:rPr>
          <w:rFonts w:ascii="宋体" w:hint="eastAsia"/>
          <w:sz w:val="24"/>
        </w:rPr>
        <w:t>计算机</w:t>
      </w:r>
      <w:r w:rsidR="00E1426B">
        <w:rPr>
          <w:rFonts w:ascii="宋体" w:hint="eastAsia"/>
          <w:sz w:val="24"/>
        </w:rPr>
        <w:t>硬件框图</w:t>
      </w:r>
    </w:p>
    <w:p w14:paraId="6C6FF7A2" w14:textId="77777777" w:rsidR="00D21996" w:rsidRDefault="002747B8" w:rsidP="00D21996">
      <w:pPr>
        <w:spacing w:line="360" w:lineRule="auto"/>
        <w:ind w:firstLineChars="200" w:firstLine="480"/>
        <w:rPr>
          <w:rFonts w:ascii="宋体"/>
          <w:sz w:val="24"/>
        </w:rPr>
      </w:pPr>
      <w:r>
        <w:rPr>
          <w:rFonts w:ascii="宋体" w:hint="eastAsia"/>
          <w:sz w:val="24"/>
        </w:rPr>
        <w:t>掌握</w:t>
      </w:r>
      <w:r w:rsidRPr="002747B8">
        <w:rPr>
          <w:rFonts w:ascii="宋体" w:hint="eastAsia"/>
          <w:sz w:val="24"/>
        </w:rPr>
        <w:t>教材中给出</w:t>
      </w:r>
      <w:r>
        <w:rPr>
          <w:rFonts w:ascii="宋体" w:hint="eastAsia"/>
          <w:sz w:val="24"/>
        </w:rPr>
        <w:t>的3</w:t>
      </w:r>
      <w:r w:rsidRPr="002747B8">
        <w:rPr>
          <w:rFonts w:ascii="宋体" w:hint="eastAsia"/>
          <w:sz w:val="24"/>
        </w:rPr>
        <w:t>个计算机硬件框图:</w:t>
      </w:r>
    </w:p>
    <w:p w14:paraId="169E4274" w14:textId="77777777" w:rsidR="00D21996" w:rsidRDefault="002747B8" w:rsidP="00D21996">
      <w:pPr>
        <w:spacing w:line="360" w:lineRule="auto"/>
        <w:ind w:leftChars="29" w:left="61" w:firstLineChars="200" w:firstLine="480"/>
        <w:rPr>
          <w:rFonts w:ascii="宋体"/>
          <w:sz w:val="24"/>
        </w:rPr>
      </w:pPr>
      <w:r w:rsidRPr="002747B8">
        <w:rPr>
          <w:rFonts w:ascii="宋体" w:hint="eastAsia"/>
          <w:sz w:val="24"/>
        </w:rPr>
        <w:t>(1)以运算器为中心的计算机结构中，输入的程序和数据必须通过运算器存入存储器中，存储器中的结果也必须通过运算器送至输出设备 ;</w:t>
      </w:r>
    </w:p>
    <w:p w14:paraId="05AE3A8C" w14:textId="77777777" w:rsidR="00D21996" w:rsidRDefault="002747B8" w:rsidP="00D21996">
      <w:pPr>
        <w:spacing w:line="360" w:lineRule="auto"/>
        <w:ind w:leftChars="29" w:left="61" w:firstLineChars="200" w:firstLine="480"/>
        <w:rPr>
          <w:rFonts w:ascii="宋体"/>
          <w:sz w:val="24"/>
        </w:rPr>
      </w:pPr>
      <w:r w:rsidRPr="002747B8">
        <w:rPr>
          <w:rFonts w:ascii="宋体" w:hint="eastAsia"/>
          <w:sz w:val="24"/>
        </w:rPr>
        <w:t>(2) 以存储器为中心的计算机结构中，输入输出设备可以不通过运算器直接与存储器传送信息;</w:t>
      </w:r>
    </w:p>
    <w:p w14:paraId="3931B9F4" w14:textId="0808C9EE" w:rsidR="002747B8" w:rsidRPr="002747B8" w:rsidRDefault="002747B8" w:rsidP="00D21996">
      <w:pPr>
        <w:spacing w:line="360" w:lineRule="auto"/>
        <w:ind w:leftChars="29" w:left="61" w:firstLineChars="200" w:firstLine="480"/>
        <w:rPr>
          <w:rFonts w:ascii="宋体"/>
          <w:sz w:val="24"/>
        </w:rPr>
      </w:pPr>
      <w:r w:rsidRPr="002747B8">
        <w:rPr>
          <w:rFonts w:ascii="宋体" w:hint="eastAsia"/>
          <w:sz w:val="24"/>
        </w:rPr>
        <w:t>(3)现代计算机结构中，将运算器和控制器集成在一个芯片内，组成 CPU</w:t>
      </w:r>
      <w:r>
        <w:rPr>
          <w:rFonts w:ascii="宋体" w:hint="eastAsia"/>
          <w:sz w:val="24"/>
        </w:rPr>
        <w:t>。</w:t>
      </w:r>
      <w:r w:rsidRPr="002747B8">
        <w:rPr>
          <w:rFonts w:ascii="宋体" w:hint="eastAsia"/>
          <w:sz w:val="24"/>
        </w:rPr>
        <w:t xml:space="preserve"> 无论何种计算机结构都由</w:t>
      </w:r>
      <w:r>
        <w:rPr>
          <w:rFonts w:ascii="宋体" w:hint="eastAsia"/>
          <w:sz w:val="24"/>
        </w:rPr>
        <w:t>5大</w:t>
      </w:r>
      <w:r w:rsidRPr="002747B8">
        <w:rPr>
          <w:rFonts w:ascii="宋体" w:hint="eastAsia"/>
          <w:sz w:val="24"/>
        </w:rPr>
        <w:t>部件组成。</w:t>
      </w:r>
    </w:p>
    <w:p w14:paraId="6E0F99DC" w14:textId="0C023282" w:rsidR="00177215" w:rsidRDefault="00177215" w:rsidP="00D21996">
      <w:pPr>
        <w:spacing w:line="360" w:lineRule="auto"/>
        <w:ind w:firstLineChars="200" w:firstLine="480"/>
        <w:jc w:val="left"/>
        <w:rPr>
          <w:rFonts w:ascii="宋体"/>
          <w:sz w:val="24"/>
        </w:rPr>
      </w:pPr>
      <w:r>
        <w:rPr>
          <w:rFonts w:ascii="宋体" w:hint="eastAsia"/>
          <w:sz w:val="24"/>
        </w:rPr>
        <w:t>1.2.</w:t>
      </w:r>
      <w:r w:rsidR="00E1426B">
        <w:rPr>
          <w:rFonts w:ascii="宋体" w:hint="eastAsia"/>
          <w:sz w:val="24"/>
        </w:rPr>
        <w:t>4</w:t>
      </w:r>
      <w:r>
        <w:rPr>
          <w:rFonts w:ascii="宋体" w:hint="eastAsia"/>
          <w:sz w:val="24"/>
        </w:rPr>
        <w:t>计算机的工作步骤</w:t>
      </w:r>
    </w:p>
    <w:p w14:paraId="4B584D03" w14:textId="20E9FA73" w:rsidR="003A7F0E" w:rsidRDefault="003A7F0E" w:rsidP="00D21996">
      <w:pPr>
        <w:spacing w:line="360" w:lineRule="auto"/>
        <w:ind w:firstLineChars="200" w:firstLine="480"/>
        <w:jc w:val="left"/>
        <w:rPr>
          <w:rFonts w:ascii="宋体"/>
          <w:sz w:val="24"/>
        </w:rPr>
      </w:pPr>
      <w:r>
        <w:rPr>
          <w:rFonts w:ascii="宋体" w:hint="eastAsia"/>
          <w:sz w:val="24"/>
        </w:rPr>
        <w:t>掌握：</w:t>
      </w:r>
    </w:p>
    <w:p w14:paraId="51078FEB" w14:textId="24022DD4" w:rsidR="00E1426B" w:rsidRPr="003961E7" w:rsidRDefault="00E1426B" w:rsidP="00D21996">
      <w:pPr>
        <w:spacing w:line="360" w:lineRule="auto"/>
        <w:ind w:firstLineChars="200" w:firstLine="480"/>
        <w:rPr>
          <w:rFonts w:ascii="宋体"/>
          <w:color w:val="FF0000"/>
          <w:sz w:val="24"/>
          <w:rPrChange w:id="0" w:author="dabo zhang" w:date="2021-06-15T23:40:00Z">
            <w:rPr>
              <w:rFonts w:ascii="宋体"/>
              <w:sz w:val="24"/>
            </w:rPr>
          </w:rPrChange>
        </w:rPr>
      </w:pPr>
      <w:r w:rsidRPr="003961E7">
        <w:rPr>
          <w:rFonts w:ascii="宋体" w:hint="eastAsia"/>
          <w:color w:val="FF0000"/>
          <w:sz w:val="24"/>
          <w:rPrChange w:id="1" w:author="dabo zhang" w:date="2021-06-15T23:40:00Z">
            <w:rPr>
              <w:rFonts w:ascii="宋体" w:hint="eastAsia"/>
              <w:sz w:val="24"/>
            </w:rPr>
          </w:rPrChange>
        </w:rPr>
        <w:t>1.</w:t>
      </w:r>
      <w:r w:rsidR="003926A4" w:rsidRPr="003961E7">
        <w:rPr>
          <w:rFonts w:ascii="宋体"/>
          <w:color w:val="FF0000"/>
          <w:sz w:val="24"/>
          <w:rPrChange w:id="2" w:author="dabo zhang" w:date="2021-06-15T23:40:00Z">
            <w:rPr>
              <w:rFonts w:ascii="宋体"/>
              <w:sz w:val="24"/>
            </w:rPr>
          </w:rPrChange>
        </w:rPr>
        <w:t xml:space="preserve"> </w:t>
      </w:r>
      <w:r w:rsidRPr="003961E7">
        <w:rPr>
          <w:rFonts w:ascii="宋体" w:hint="eastAsia"/>
          <w:color w:val="FF0000"/>
          <w:sz w:val="24"/>
          <w:highlight w:val="yellow"/>
          <w:rPrChange w:id="3" w:author="dabo zhang" w:date="2021-06-15T23:40:00Z">
            <w:rPr>
              <w:rFonts w:ascii="宋体" w:hint="eastAsia"/>
              <w:sz w:val="24"/>
              <w:highlight w:val="yellow"/>
            </w:rPr>
          </w:rPrChange>
        </w:rPr>
        <w:t>完成一条指令的信息流程</w:t>
      </w:r>
    </w:p>
    <w:p w14:paraId="51AB70B0" w14:textId="235ABCF9" w:rsidR="00E1426B" w:rsidRPr="003961E7" w:rsidRDefault="00E1426B" w:rsidP="00E1426B">
      <w:pPr>
        <w:spacing w:line="360" w:lineRule="auto"/>
        <w:ind w:firstLineChars="200" w:firstLine="480"/>
        <w:rPr>
          <w:ins w:id="4" w:author="dabo zhang" w:date="2021-06-15T23:39:00Z"/>
          <w:rFonts w:ascii="宋体"/>
          <w:color w:val="FF0000"/>
          <w:sz w:val="24"/>
          <w:rPrChange w:id="5" w:author="dabo zhang" w:date="2021-06-15T23:40:00Z">
            <w:rPr>
              <w:ins w:id="6" w:author="dabo zhang" w:date="2021-06-15T23:39:00Z"/>
              <w:rFonts w:ascii="宋体"/>
              <w:sz w:val="24"/>
            </w:rPr>
          </w:rPrChange>
        </w:rPr>
      </w:pPr>
      <w:r w:rsidRPr="003961E7">
        <w:rPr>
          <w:rFonts w:ascii="宋体" w:hint="eastAsia"/>
          <w:color w:val="FF0000"/>
          <w:sz w:val="24"/>
          <w:rPrChange w:id="7" w:author="dabo zhang" w:date="2021-06-15T23:40:00Z">
            <w:rPr>
              <w:rFonts w:ascii="宋体" w:hint="eastAsia"/>
              <w:sz w:val="24"/>
            </w:rPr>
          </w:rPrChange>
        </w:rPr>
        <w:t>2. 计算机的工作过程</w:t>
      </w:r>
    </w:p>
    <w:p w14:paraId="6B106D74" w14:textId="31D3FAD3" w:rsidR="00E74EEF" w:rsidRPr="00E1426B" w:rsidRDefault="00E74EEF" w:rsidP="00E1426B">
      <w:pPr>
        <w:spacing w:line="360" w:lineRule="auto"/>
        <w:ind w:firstLineChars="200" w:firstLine="480"/>
        <w:rPr>
          <w:rFonts w:ascii="宋体" w:hint="eastAsia"/>
          <w:sz w:val="24"/>
        </w:rPr>
      </w:pPr>
      <w:ins w:id="8" w:author="dabo zhang" w:date="2021-06-15T23:39:00Z">
        <w:r>
          <w:rPr>
            <w:rFonts w:ascii="宋体" w:hint="eastAsia"/>
            <w:sz w:val="24"/>
          </w:rPr>
          <w:t>图1</w:t>
        </w:r>
        <w:r>
          <w:rPr>
            <w:rFonts w:ascii="宋体"/>
            <w:sz w:val="24"/>
          </w:rPr>
          <w:t>.11</w:t>
        </w:r>
      </w:ins>
    </w:p>
    <w:p w14:paraId="35FE6A5B" w14:textId="5E03E942" w:rsidR="00FD5BAB" w:rsidRPr="00C05C22" w:rsidRDefault="002E73DC" w:rsidP="002E73DC">
      <w:pPr>
        <w:spacing w:line="360" w:lineRule="auto"/>
        <w:ind w:firstLineChars="200" w:firstLine="480"/>
        <w:jc w:val="left"/>
        <w:rPr>
          <w:rFonts w:ascii="宋体"/>
          <w:sz w:val="24"/>
        </w:rPr>
      </w:pPr>
      <w:r w:rsidRPr="00C05C22">
        <w:rPr>
          <w:rFonts w:ascii="宋体" w:hint="eastAsia"/>
          <w:sz w:val="24"/>
        </w:rPr>
        <w:t>1.2.5</w:t>
      </w:r>
      <w:r w:rsidR="00AB6972" w:rsidRPr="00C05C22">
        <w:rPr>
          <w:rFonts w:ascii="宋体" w:hint="eastAsia"/>
          <w:sz w:val="24"/>
        </w:rPr>
        <w:t xml:space="preserve"> 计算机硬件的主要技术指标</w:t>
      </w:r>
    </w:p>
    <w:p w14:paraId="57187D57" w14:textId="741939F2" w:rsidR="00A035A6" w:rsidRPr="00A035A6" w:rsidRDefault="00A035A6" w:rsidP="002E73DC">
      <w:pPr>
        <w:spacing w:line="360" w:lineRule="auto"/>
        <w:ind w:firstLineChars="200" w:firstLine="480"/>
        <w:jc w:val="left"/>
        <w:rPr>
          <w:rFonts w:ascii="宋体"/>
          <w:sz w:val="24"/>
        </w:rPr>
      </w:pPr>
      <w:r w:rsidRPr="00A035A6">
        <w:rPr>
          <w:rFonts w:ascii="宋体" w:hint="eastAsia"/>
          <w:sz w:val="24"/>
        </w:rPr>
        <w:t>掌握技术指标的定义：</w:t>
      </w:r>
    </w:p>
    <w:p w14:paraId="7C42F30E" w14:textId="185EF837" w:rsidR="00FD5BAB" w:rsidRPr="00A035A6" w:rsidRDefault="00AB6972" w:rsidP="003F30CC">
      <w:pPr>
        <w:pStyle w:val="ac"/>
        <w:numPr>
          <w:ilvl w:val="0"/>
          <w:numId w:val="16"/>
        </w:numPr>
        <w:spacing w:line="360" w:lineRule="auto"/>
        <w:ind w:firstLineChars="0"/>
        <w:rPr>
          <w:rFonts w:ascii="宋体" w:hAnsi="宋体"/>
          <w:sz w:val="24"/>
          <w:szCs w:val="24"/>
        </w:rPr>
      </w:pPr>
      <w:r w:rsidRPr="00A035A6">
        <w:rPr>
          <w:rFonts w:ascii="宋体" w:hAnsi="宋体" w:hint="eastAsia"/>
          <w:sz w:val="24"/>
          <w:szCs w:val="24"/>
        </w:rPr>
        <w:lastRenderedPageBreak/>
        <w:t>机器字长</w:t>
      </w:r>
    </w:p>
    <w:p w14:paraId="2F7363A9" w14:textId="00772416" w:rsidR="00FD5BAB" w:rsidRPr="00A035A6" w:rsidRDefault="00AB6972" w:rsidP="003F30CC">
      <w:pPr>
        <w:pStyle w:val="ac"/>
        <w:numPr>
          <w:ilvl w:val="0"/>
          <w:numId w:val="16"/>
        </w:numPr>
        <w:spacing w:line="360" w:lineRule="auto"/>
        <w:ind w:firstLineChars="0"/>
        <w:rPr>
          <w:rFonts w:ascii="宋体" w:hAnsi="宋体"/>
          <w:sz w:val="24"/>
          <w:szCs w:val="24"/>
        </w:rPr>
      </w:pPr>
      <w:r w:rsidRPr="00A035A6">
        <w:rPr>
          <w:rFonts w:ascii="宋体" w:hAnsi="宋体" w:hint="eastAsia"/>
          <w:sz w:val="24"/>
          <w:szCs w:val="24"/>
        </w:rPr>
        <w:t>存储容量</w:t>
      </w:r>
    </w:p>
    <w:p w14:paraId="78C322BB" w14:textId="5D5DACBB" w:rsidR="00FD5BAB" w:rsidRPr="00A035A6" w:rsidRDefault="00AB6972" w:rsidP="003F30CC">
      <w:pPr>
        <w:pStyle w:val="ac"/>
        <w:numPr>
          <w:ilvl w:val="0"/>
          <w:numId w:val="16"/>
        </w:numPr>
        <w:spacing w:line="360" w:lineRule="auto"/>
        <w:ind w:firstLineChars="0"/>
        <w:rPr>
          <w:rFonts w:ascii="宋体" w:hAnsi="宋体"/>
          <w:sz w:val="24"/>
          <w:szCs w:val="24"/>
        </w:rPr>
      </w:pPr>
      <w:r w:rsidRPr="00A035A6">
        <w:rPr>
          <w:rFonts w:ascii="宋体" w:hAnsi="宋体" w:hint="eastAsia"/>
          <w:sz w:val="24"/>
          <w:szCs w:val="24"/>
        </w:rPr>
        <w:t>运算速度</w:t>
      </w:r>
    </w:p>
    <w:p w14:paraId="7118660D" w14:textId="2AD7D22E" w:rsidR="00FD5BAB" w:rsidRPr="00A035A6" w:rsidRDefault="005C2F3A" w:rsidP="0061137B">
      <w:pPr>
        <w:spacing w:line="360" w:lineRule="auto"/>
        <w:ind w:firstLineChars="200" w:firstLine="480"/>
        <w:rPr>
          <w:rFonts w:ascii="宋体"/>
          <w:sz w:val="24"/>
        </w:rPr>
      </w:pPr>
      <w:r w:rsidRPr="00A035A6">
        <w:rPr>
          <w:rFonts w:ascii="宋体" w:hint="eastAsia"/>
          <w:sz w:val="24"/>
        </w:rPr>
        <w:t>主频、CPI、MIPS、FLOPS</w:t>
      </w:r>
    </w:p>
    <w:p w14:paraId="6E54850C" w14:textId="77777777" w:rsidR="00FD5BAB" w:rsidRDefault="00AB6972">
      <w:pPr>
        <w:spacing w:line="360" w:lineRule="auto"/>
        <w:jc w:val="center"/>
        <w:rPr>
          <w:rFonts w:ascii="黑体" w:eastAsia="黑体"/>
          <w:b/>
          <w:bCs/>
          <w:sz w:val="28"/>
        </w:rPr>
      </w:pPr>
      <w:r>
        <w:rPr>
          <w:rFonts w:ascii="黑体" w:eastAsia="黑体" w:hint="eastAsia"/>
          <w:b/>
          <w:bCs/>
          <w:sz w:val="28"/>
        </w:rPr>
        <w:t>第二章  计算机的发展与应用</w:t>
      </w:r>
    </w:p>
    <w:p w14:paraId="3B80FD6B" w14:textId="77777777" w:rsidR="00FD5BAB" w:rsidRDefault="00FD5BAB">
      <w:pPr>
        <w:spacing w:line="360" w:lineRule="auto"/>
        <w:rPr>
          <w:sz w:val="24"/>
        </w:rPr>
      </w:pPr>
    </w:p>
    <w:p w14:paraId="5E86C69D" w14:textId="2D8D449F" w:rsidR="00FD5BAB" w:rsidRDefault="00C97920">
      <w:pPr>
        <w:spacing w:line="360" w:lineRule="auto"/>
        <w:ind w:leftChars="228" w:left="1985" w:hangingChars="625" w:hanging="1506"/>
        <w:rPr>
          <w:rFonts w:ascii="黑体" w:eastAsia="黑体"/>
          <w:b/>
          <w:bCs/>
          <w:sz w:val="24"/>
        </w:rPr>
      </w:pPr>
      <w:r>
        <w:rPr>
          <w:rFonts w:ascii="黑体" w:eastAsia="黑体" w:hint="eastAsia"/>
          <w:b/>
          <w:bCs/>
          <w:sz w:val="24"/>
        </w:rPr>
        <w:t>2.1</w:t>
      </w:r>
      <w:r w:rsidR="00AB6972">
        <w:rPr>
          <w:rFonts w:ascii="黑体" w:eastAsia="黑体" w:hint="eastAsia"/>
          <w:b/>
          <w:bCs/>
          <w:sz w:val="24"/>
        </w:rPr>
        <w:t xml:space="preserve">考核目标和要求: </w:t>
      </w:r>
    </w:p>
    <w:p w14:paraId="737E5F95" w14:textId="17DA3733" w:rsidR="00FD5BAB" w:rsidRPr="00C97920" w:rsidRDefault="00AB6972">
      <w:pPr>
        <w:spacing w:line="360" w:lineRule="auto"/>
        <w:ind w:firstLineChars="200" w:firstLine="480"/>
        <w:rPr>
          <w:rFonts w:ascii="宋体" w:hAnsi="宋体"/>
          <w:sz w:val="24"/>
        </w:rPr>
      </w:pPr>
      <w:r w:rsidRPr="00C97920">
        <w:rPr>
          <w:rFonts w:ascii="宋体" w:hAnsi="宋体" w:hint="eastAsia"/>
          <w:sz w:val="24"/>
        </w:rPr>
        <w:t>早期和当今计算机的特点及应用情况，考核学生进一步了解计算机，感受计算机及技术发展的迅猛。</w:t>
      </w:r>
    </w:p>
    <w:p w14:paraId="2FD69593" w14:textId="2D6EF823" w:rsidR="00C97920" w:rsidRPr="00C05C22" w:rsidRDefault="00C97920" w:rsidP="00C97920">
      <w:pPr>
        <w:spacing w:line="360" w:lineRule="auto"/>
        <w:ind w:firstLineChars="200" w:firstLine="482"/>
        <w:jc w:val="left"/>
        <w:rPr>
          <w:rFonts w:ascii="黑体" w:eastAsia="黑体" w:hAnsi="黑体"/>
          <w:b/>
          <w:bCs/>
          <w:sz w:val="24"/>
        </w:rPr>
      </w:pPr>
      <w:r w:rsidRPr="00C05C22">
        <w:rPr>
          <w:rFonts w:ascii="黑体" w:eastAsia="黑体" w:hAnsi="黑体" w:hint="eastAsia"/>
          <w:b/>
          <w:bCs/>
          <w:sz w:val="24"/>
        </w:rPr>
        <w:t>2.2</w:t>
      </w:r>
      <w:r w:rsidRPr="00C05C22">
        <w:rPr>
          <w:rFonts w:ascii="黑体" w:eastAsia="黑体" w:hAnsi="黑体"/>
          <w:b/>
          <w:bCs/>
          <w:sz w:val="24"/>
        </w:rPr>
        <w:t xml:space="preserve"> </w:t>
      </w:r>
      <w:r w:rsidRPr="00C05C22">
        <w:rPr>
          <w:rFonts w:ascii="黑体" w:eastAsia="黑体" w:hAnsi="黑体" w:hint="eastAsia"/>
          <w:b/>
          <w:bCs/>
          <w:sz w:val="24"/>
        </w:rPr>
        <w:t>考核的具体内容</w:t>
      </w:r>
    </w:p>
    <w:p w14:paraId="0CB21872" w14:textId="20F3F505" w:rsidR="00FD5BAB" w:rsidRDefault="00FE2191">
      <w:pPr>
        <w:spacing w:line="360" w:lineRule="auto"/>
        <w:ind w:firstLineChars="200" w:firstLine="480"/>
        <w:rPr>
          <w:rFonts w:ascii="宋体"/>
          <w:sz w:val="24"/>
        </w:rPr>
      </w:pPr>
      <w:r>
        <w:rPr>
          <w:rFonts w:ascii="宋体" w:hint="eastAsia"/>
          <w:sz w:val="24"/>
        </w:rPr>
        <w:t>2.</w:t>
      </w:r>
      <w:r w:rsidR="00C97920">
        <w:rPr>
          <w:rFonts w:ascii="宋体" w:hint="eastAsia"/>
          <w:sz w:val="24"/>
        </w:rPr>
        <w:t>2</w:t>
      </w:r>
      <w:r>
        <w:rPr>
          <w:rFonts w:ascii="宋体" w:hint="eastAsia"/>
          <w:sz w:val="24"/>
        </w:rPr>
        <w:t>.1</w:t>
      </w:r>
      <w:r w:rsidR="00AB6972">
        <w:rPr>
          <w:rFonts w:ascii="宋体" w:hint="eastAsia"/>
          <w:sz w:val="24"/>
        </w:rPr>
        <w:t>计算机的产生和发展</w:t>
      </w:r>
    </w:p>
    <w:p w14:paraId="5828D1A1" w14:textId="77777777" w:rsidR="00F030D3" w:rsidRDefault="00F030D3" w:rsidP="00F030D3">
      <w:pPr>
        <w:spacing w:line="360" w:lineRule="auto"/>
        <w:ind w:firstLineChars="200" w:firstLine="480"/>
        <w:rPr>
          <w:rFonts w:ascii="宋体"/>
          <w:sz w:val="24"/>
        </w:rPr>
      </w:pPr>
      <w:r>
        <w:rPr>
          <w:rFonts w:ascii="宋体" w:hint="eastAsia"/>
          <w:sz w:val="24"/>
        </w:rPr>
        <w:t>了解</w:t>
      </w:r>
      <w:r w:rsidR="00FB20C7" w:rsidRPr="00FB20C7">
        <w:rPr>
          <w:rFonts w:ascii="宋体" w:hint="eastAsia"/>
          <w:sz w:val="24"/>
        </w:rPr>
        <w:t>计算机的发展史</w:t>
      </w:r>
      <w:r>
        <w:rPr>
          <w:rFonts w:ascii="宋体" w:hint="eastAsia"/>
          <w:sz w:val="24"/>
        </w:rPr>
        <w:t>.</w:t>
      </w:r>
    </w:p>
    <w:p w14:paraId="582DF06C" w14:textId="4F58FE87" w:rsidR="00FB20C7" w:rsidRPr="00FB20C7" w:rsidRDefault="00F030D3" w:rsidP="00F030D3">
      <w:pPr>
        <w:spacing w:line="360" w:lineRule="auto"/>
        <w:ind w:firstLineChars="200" w:firstLine="480"/>
        <w:rPr>
          <w:rFonts w:ascii="宋体"/>
          <w:sz w:val="24"/>
        </w:rPr>
      </w:pPr>
      <w:r w:rsidRPr="00FB20C7">
        <w:rPr>
          <w:rFonts w:ascii="宋体" w:hint="eastAsia"/>
          <w:sz w:val="24"/>
        </w:rPr>
        <w:t>计算机的发展史</w:t>
      </w:r>
      <w:r w:rsidR="00FB20C7" w:rsidRPr="00FB20C7">
        <w:rPr>
          <w:rFonts w:ascii="宋体" w:hint="eastAsia"/>
          <w:sz w:val="24"/>
        </w:rPr>
        <w:t>包括硬件和软件两个方面</w:t>
      </w:r>
      <w:r>
        <w:rPr>
          <w:rFonts w:ascii="宋体" w:hint="eastAsia"/>
          <w:sz w:val="24"/>
        </w:rPr>
        <w:t>：</w:t>
      </w:r>
      <w:r w:rsidR="00FB20C7" w:rsidRPr="00FB20C7">
        <w:rPr>
          <w:rFonts w:ascii="宋体" w:hint="eastAsia"/>
          <w:sz w:val="24"/>
        </w:rPr>
        <w:t>硬件的发展主要体现在组成计算机基本电路的元器件的性能飞跃;软件的发展始终以如何提高计算机的效率和如何方便用户为目标。</w:t>
      </w:r>
    </w:p>
    <w:p w14:paraId="5212A20B" w14:textId="0BC4FB95" w:rsidR="00FB20C7" w:rsidRDefault="00F030D3" w:rsidP="00F030D3">
      <w:pPr>
        <w:spacing w:line="360" w:lineRule="auto"/>
        <w:ind w:firstLineChars="200" w:firstLine="480"/>
        <w:rPr>
          <w:rFonts w:ascii="宋体"/>
          <w:sz w:val="24"/>
        </w:rPr>
      </w:pPr>
      <w:r w:rsidRPr="00F030D3">
        <w:rPr>
          <w:rFonts w:ascii="宋体" w:hint="eastAsia"/>
          <w:sz w:val="24"/>
        </w:rPr>
        <w:t>计算机发展至今，大致经历了五代，即电子管时代、晶体管时代 中小规模集成电路时代和大规模、超大规模集成电路时代</w:t>
      </w:r>
      <w:r>
        <w:rPr>
          <w:rFonts w:ascii="宋体" w:hint="eastAsia"/>
          <w:sz w:val="24"/>
        </w:rPr>
        <w:t>。</w:t>
      </w:r>
    </w:p>
    <w:p w14:paraId="597A65CA" w14:textId="3FDA6AED" w:rsidR="00F030D3" w:rsidRDefault="00F030D3" w:rsidP="00F030D3">
      <w:pPr>
        <w:spacing w:line="360" w:lineRule="auto"/>
        <w:ind w:firstLineChars="200" w:firstLine="480"/>
        <w:rPr>
          <w:rFonts w:ascii="宋体"/>
          <w:sz w:val="24"/>
        </w:rPr>
      </w:pPr>
      <w:r>
        <w:rPr>
          <w:rFonts w:ascii="宋体" w:hint="eastAsia"/>
          <w:sz w:val="24"/>
        </w:rPr>
        <w:t>2.</w:t>
      </w:r>
      <w:r w:rsidR="00C97920">
        <w:rPr>
          <w:rFonts w:ascii="宋体" w:hint="eastAsia"/>
          <w:sz w:val="24"/>
        </w:rPr>
        <w:t>2</w:t>
      </w:r>
      <w:r>
        <w:rPr>
          <w:rFonts w:ascii="宋体" w:hint="eastAsia"/>
          <w:sz w:val="24"/>
        </w:rPr>
        <w:t>.2</w:t>
      </w:r>
      <w:r>
        <w:rPr>
          <w:rFonts w:ascii="宋体"/>
          <w:sz w:val="24"/>
        </w:rPr>
        <w:t xml:space="preserve"> </w:t>
      </w:r>
      <w:r>
        <w:rPr>
          <w:rFonts w:ascii="宋体" w:hint="eastAsia"/>
          <w:sz w:val="24"/>
        </w:rPr>
        <w:t>计算机的分类和应用</w:t>
      </w:r>
    </w:p>
    <w:p w14:paraId="72702E60" w14:textId="110B17D5" w:rsidR="00F030D3" w:rsidRDefault="00C97920" w:rsidP="00F030D3">
      <w:pPr>
        <w:spacing w:line="360" w:lineRule="auto"/>
        <w:ind w:firstLineChars="200" w:firstLine="480"/>
        <w:rPr>
          <w:rFonts w:ascii="宋体"/>
          <w:sz w:val="24"/>
        </w:rPr>
      </w:pPr>
      <w:r>
        <w:rPr>
          <w:rFonts w:ascii="宋体" w:hint="eastAsia"/>
          <w:sz w:val="24"/>
        </w:rPr>
        <w:t>1.</w:t>
      </w:r>
      <w:r w:rsidR="00F030D3">
        <w:rPr>
          <w:rFonts w:ascii="宋体" w:hint="eastAsia"/>
          <w:sz w:val="24"/>
        </w:rPr>
        <w:t>掌握计算机的分类方法。</w:t>
      </w:r>
    </w:p>
    <w:p w14:paraId="0544BF4C" w14:textId="3944EB8D" w:rsidR="00F030D3" w:rsidRPr="00F030D3" w:rsidRDefault="00F030D3" w:rsidP="00F030D3">
      <w:pPr>
        <w:spacing w:line="360" w:lineRule="auto"/>
        <w:ind w:firstLineChars="200" w:firstLine="480"/>
        <w:rPr>
          <w:rFonts w:ascii="宋体"/>
          <w:sz w:val="24"/>
        </w:rPr>
      </w:pPr>
      <w:r w:rsidRPr="00F030D3">
        <w:rPr>
          <w:rFonts w:ascii="宋体" w:hint="eastAsia"/>
          <w:sz w:val="24"/>
        </w:rPr>
        <w:t>计算机分类方法很多，按信息的形式可分为数字计算机和模拟计算机</w:t>
      </w:r>
      <w:r>
        <w:rPr>
          <w:rFonts w:ascii="宋体" w:hint="eastAsia"/>
          <w:sz w:val="24"/>
        </w:rPr>
        <w:t>，</w:t>
      </w:r>
      <w:r w:rsidRPr="00F030D3">
        <w:rPr>
          <w:rFonts w:ascii="宋体" w:hint="eastAsia"/>
          <w:sz w:val="24"/>
        </w:rPr>
        <w:t>前者的信息是以离散型数字脉冲形式传递的;后者的信息是以连续型电波形式传递的。两者的结合就是数字模拟混合式计算机</w:t>
      </w:r>
      <w:r>
        <w:rPr>
          <w:rFonts w:ascii="宋体" w:hint="eastAsia"/>
          <w:sz w:val="24"/>
        </w:rPr>
        <w:t>。</w:t>
      </w:r>
    </w:p>
    <w:p w14:paraId="07D0341E" w14:textId="08AA6F17" w:rsidR="00F030D3" w:rsidRPr="00F030D3" w:rsidRDefault="00F030D3" w:rsidP="00F030D3">
      <w:pPr>
        <w:spacing w:line="360" w:lineRule="auto"/>
        <w:ind w:firstLineChars="200" w:firstLine="480"/>
        <w:rPr>
          <w:rFonts w:ascii="宋体"/>
          <w:sz w:val="24"/>
        </w:rPr>
      </w:pPr>
      <w:r w:rsidRPr="00F030D3">
        <w:rPr>
          <w:rFonts w:ascii="宋体" w:hint="eastAsia"/>
          <w:sz w:val="24"/>
        </w:rPr>
        <w:t>按计算机在系统中所处的地位可分为实时控制计算机和分时控制计算机</w:t>
      </w:r>
      <w:r>
        <w:rPr>
          <w:rFonts w:ascii="宋体" w:hint="eastAsia"/>
          <w:sz w:val="24"/>
        </w:rPr>
        <w:t>。</w:t>
      </w:r>
      <w:r w:rsidRPr="00F030D3">
        <w:rPr>
          <w:rFonts w:ascii="宋体" w:hint="eastAsia"/>
          <w:sz w:val="24"/>
        </w:rPr>
        <w:t>前者要求以足够快的速度处理外来信息，并要求</w:t>
      </w:r>
      <w:proofErr w:type="gramStart"/>
      <w:r w:rsidRPr="00F030D3">
        <w:rPr>
          <w:rFonts w:ascii="宋体" w:hint="eastAsia"/>
          <w:sz w:val="24"/>
        </w:rPr>
        <w:t>作出</w:t>
      </w:r>
      <w:proofErr w:type="gramEnd"/>
      <w:r w:rsidRPr="00F030D3">
        <w:rPr>
          <w:rFonts w:ascii="宋体" w:hint="eastAsia"/>
          <w:sz w:val="24"/>
        </w:rPr>
        <w:t>即时响应;后者具有同时向多个用户提供机器自身资源的能力，使各个用户可同时占用计算机</w:t>
      </w:r>
      <w:r>
        <w:rPr>
          <w:rFonts w:ascii="宋体" w:hint="eastAsia"/>
          <w:sz w:val="24"/>
        </w:rPr>
        <w:t>。</w:t>
      </w:r>
    </w:p>
    <w:p w14:paraId="25A58FE4" w14:textId="1F69DB9F" w:rsidR="00F030D3" w:rsidRPr="00F030D3" w:rsidRDefault="00F030D3" w:rsidP="00F030D3">
      <w:pPr>
        <w:spacing w:line="360" w:lineRule="auto"/>
        <w:ind w:firstLineChars="200" w:firstLine="480"/>
        <w:rPr>
          <w:rFonts w:ascii="宋体"/>
          <w:sz w:val="24"/>
        </w:rPr>
      </w:pPr>
      <w:r w:rsidRPr="00F030D3">
        <w:rPr>
          <w:rFonts w:ascii="宋体" w:hint="eastAsia"/>
          <w:sz w:val="24"/>
        </w:rPr>
        <w:t>按机器的通用程度可分为通用计算机和专用计算机</w:t>
      </w:r>
      <w:r>
        <w:rPr>
          <w:rFonts w:ascii="宋体" w:hint="eastAsia"/>
          <w:sz w:val="24"/>
        </w:rPr>
        <w:t>。</w:t>
      </w:r>
      <w:r w:rsidRPr="00F030D3">
        <w:rPr>
          <w:rFonts w:ascii="宋体" w:hint="eastAsia"/>
          <w:sz w:val="24"/>
        </w:rPr>
        <w:t>前者一般属于分时控制计算机，后者大多属于实时控制计算机。</w:t>
      </w:r>
    </w:p>
    <w:p w14:paraId="1198A0CC" w14:textId="3B1B2034" w:rsidR="00F030D3" w:rsidRPr="00C05C22" w:rsidRDefault="00F030D3" w:rsidP="00F030D3">
      <w:pPr>
        <w:spacing w:line="360" w:lineRule="auto"/>
        <w:ind w:firstLineChars="200" w:firstLine="480"/>
        <w:rPr>
          <w:rFonts w:ascii="宋体"/>
          <w:sz w:val="24"/>
        </w:rPr>
      </w:pPr>
      <w:r w:rsidRPr="00F030D3">
        <w:rPr>
          <w:rFonts w:ascii="宋体" w:hint="eastAsia"/>
          <w:sz w:val="24"/>
        </w:rPr>
        <w:t>按体积大小、简易性、功率损耗、性能指标、存储容量、指令系统规模和机器价格等不同，通用计算机</w:t>
      </w:r>
      <w:r w:rsidRPr="00C05C22">
        <w:rPr>
          <w:rFonts w:ascii="宋体" w:hint="eastAsia"/>
          <w:sz w:val="24"/>
        </w:rPr>
        <w:t>又可分为单片机、微型计算机、小型计算机、大型计算机、巨型计算机和工作站。</w:t>
      </w:r>
    </w:p>
    <w:p w14:paraId="4B52F5EF" w14:textId="26AA8DD3" w:rsidR="00FD5BAB" w:rsidRPr="00C05C22" w:rsidRDefault="00C97920" w:rsidP="00C97920">
      <w:pPr>
        <w:spacing w:line="360" w:lineRule="auto"/>
        <w:ind w:firstLineChars="200" w:firstLine="480"/>
        <w:rPr>
          <w:rFonts w:ascii="宋体"/>
          <w:sz w:val="24"/>
        </w:rPr>
      </w:pPr>
      <w:r w:rsidRPr="00C05C22">
        <w:rPr>
          <w:rFonts w:ascii="宋体" w:hint="eastAsia"/>
          <w:sz w:val="24"/>
        </w:rPr>
        <w:t>2.</w:t>
      </w:r>
      <w:r w:rsidRPr="00C05C22">
        <w:rPr>
          <w:rFonts w:ascii="宋体"/>
          <w:sz w:val="24"/>
        </w:rPr>
        <w:t xml:space="preserve"> </w:t>
      </w:r>
      <w:r w:rsidR="00AB6972" w:rsidRPr="00C05C22">
        <w:rPr>
          <w:rFonts w:ascii="宋体" w:hint="eastAsia"/>
          <w:sz w:val="24"/>
        </w:rPr>
        <w:t>计算机的应用</w:t>
      </w:r>
    </w:p>
    <w:p w14:paraId="6B72E7B4" w14:textId="79E8D7A0" w:rsidR="00633761" w:rsidRPr="00276C5E" w:rsidRDefault="00C97920" w:rsidP="00633761">
      <w:pPr>
        <w:spacing w:line="360" w:lineRule="auto"/>
        <w:ind w:firstLineChars="200" w:firstLine="480"/>
        <w:jc w:val="left"/>
        <w:rPr>
          <w:rFonts w:ascii="宋体"/>
          <w:sz w:val="24"/>
        </w:rPr>
      </w:pPr>
      <w:r w:rsidRPr="00276C5E">
        <w:rPr>
          <w:rFonts w:ascii="宋体" w:hint="eastAsia"/>
          <w:sz w:val="24"/>
        </w:rPr>
        <w:t>掌握计算机的应用领域</w:t>
      </w:r>
      <w:r w:rsidR="00276C5E">
        <w:rPr>
          <w:rFonts w:ascii="宋体" w:hint="eastAsia"/>
          <w:sz w:val="24"/>
        </w:rPr>
        <w:t>：</w:t>
      </w:r>
    </w:p>
    <w:p w14:paraId="48B1AA8A" w14:textId="386F68F1"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t>科学计算和数据处理</w:t>
      </w:r>
    </w:p>
    <w:p w14:paraId="62E84C5E" w14:textId="4C433818"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t>工业控制和实时控制</w:t>
      </w:r>
    </w:p>
    <w:p w14:paraId="04C6A2FF" w14:textId="35905526"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t>网络技术的应用</w:t>
      </w:r>
    </w:p>
    <w:p w14:paraId="5367B2E1" w14:textId="35FFF100"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t>虚拟现实</w:t>
      </w:r>
    </w:p>
    <w:p w14:paraId="4C463BF4" w14:textId="7D4BC1AD"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t>办公自动化和管理信息系统</w:t>
      </w:r>
    </w:p>
    <w:p w14:paraId="3D76CDCB" w14:textId="0B27B42E"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lastRenderedPageBreak/>
        <w:t>CAD/CAM/CIMS</w:t>
      </w:r>
    </w:p>
    <w:p w14:paraId="11C1A989" w14:textId="3B05CA41"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t>多媒体技术</w:t>
      </w:r>
    </w:p>
    <w:p w14:paraId="4D919681" w14:textId="1CCFF254" w:rsidR="00FD5BAB" w:rsidRPr="00C97920" w:rsidRDefault="00AB6972" w:rsidP="003F30CC">
      <w:pPr>
        <w:pStyle w:val="ac"/>
        <w:numPr>
          <w:ilvl w:val="0"/>
          <w:numId w:val="17"/>
        </w:numPr>
        <w:spacing w:line="360" w:lineRule="auto"/>
        <w:ind w:firstLineChars="0"/>
        <w:rPr>
          <w:rFonts w:ascii="宋体"/>
          <w:sz w:val="24"/>
        </w:rPr>
      </w:pPr>
      <w:r w:rsidRPr="00C97920">
        <w:rPr>
          <w:rFonts w:ascii="宋体" w:hint="eastAsia"/>
          <w:sz w:val="24"/>
        </w:rPr>
        <w:t>人工智能</w:t>
      </w:r>
    </w:p>
    <w:p w14:paraId="7A62DA78" w14:textId="77777777" w:rsidR="00FD5BAB" w:rsidRDefault="00AB6972">
      <w:pPr>
        <w:spacing w:line="360" w:lineRule="auto"/>
        <w:jc w:val="center"/>
        <w:rPr>
          <w:rFonts w:ascii="黑体" w:eastAsia="黑体"/>
          <w:b/>
          <w:bCs/>
          <w:sz w:val="28"/>
        </w:rPr>
      </w:pPr>
      <w:r>
        <w:rPr>
          <w:rFonts w:ascii="黑体" w:eastAsia="黑体" w:hint="eastAsia"/>
          <w:b/>
          <w:bCs/>
          <w:sz w:val="28"/>
        </w:rPr>
        <w:t>第三章  系统总线</w:t>
      </w:r>
    </w:p>
    <w:p w14:paraId="44BF9991" w14:textId="482DD478" w:rsidR="00FD5BAB" w:rsidRDefault="00546D93" w:rsidP="008257AB">
      <w:pPr>
        <w:spacing w:line="360" w:lineRule="auto"/>
        <w:ind w:leftChars="228" w:left="1985" w:hangingChars="625" w:hanging="1506"/>
        <w:rPr>
          <w:rFonts w:ascii="黑体" w:eastAsia="黑体"/>
          <w:b/>
          <w:bCs/>
          <w:sz w:val="24"/>
        </w:rPr>
      </w:pPr>
      <w:r>
        <w:rPr>
          <w:rFonts w:ascii="黑体" w:eastAsia="黑体" w:hint="eastAsia"/>
          <w:b/>
          <w:bCs/>
          <w:sz w:val="24"/>
        </w:rPr>
        <w:t>3.1</w:t>
      </w:r>
      <w:r w:rsidR="00AB6972">
        <w:rPr>
          <w:rFonts w:ascii="黑体" w:eastAsia="黑体" w:hint="eastAsia"/>
          <w:b/>
          <w:bCs/>
          <w:sz w:val="24"/>
        </w:rPr>
        <w:t>考核目标和要求</w:t>
      </w:r>
    </w:p>
    <w:p w14:paraId="3B5D6BDA" w14:textId="2FFE41C4" w:rsidR="00B4071D" w:rsidRPr="00242574" w:rsidRDefault="00B4071D" w:rsidP="00B4071D">
      <w:pPr>
        <w:spacing w:line="360" w:lineRule="auto"/>
        <w:ind w:firstLineChars="200" w:firstLine="480"/>
        <w:jc w:val="left"/>
        <w:rPr>
          <w:rFonts w:ascii="宋体"/>
          <w:sz w:val="24"/>
        </w:rPr>
      </w:pPr>
      <w:r w:rsidRPr="00242574">
        <w:rPr>
          <w:rFonts w:ascii="宋体" w:hint="eastAsia"/>
          <w:sz w:val="24"/>
        </w:rPr>
        <w:t>掌握:</w:t>
      </w:r>
    </w:p>
    <w:p w14:paraId="09FF567A" w14:textId="77777777" w:rsidR="00B4071D" w:rsidRPr="00242574" w:rsidRDefault="00B4071D" w:rsidP="00B4071D">
      <w:pPr>
        <w:spacing w:line="360" w:lineRule="auto"/>
        <w:ind w:firstLineChars="200" w:firstLine="480"/>
        <w:jc w:val="left"/>
        <w:rPr>
          <w:rFonts w:ascii="宋体"/>
          <w:sz w:val="24"/>
        </w:rPr>
      </w:pPr>
      <w:r w:rsidRPr="00242574">
        <w:rPr>
          <w:rFonts w:ascii="宋体" w:hint="eastAsia"/>
          <w:sz w:val="24"/>
        </w:rPr>
        <w:t>(1)有关总线的基本概念</w:t>
      </w:r>
    </w:p>
    <w:p w14:paraId="23A5365A" w14:textId="77777777" w:rsidR="00B4071D" w:rsidRPr="00242574" w:rsidRDefault="00B4071D" w:rsidP="00B4071D">
      <w:pPr>
        <w:spacing w:line="360" w:lineRule="auto"/>
        <w:ind w:firstLineChars="200" w:firstLine="480"/>
        <w:jc w:val="left"/>
        <w:rPr>
          <w:rFonts w:ascii="宋体"/>
          <w:sz w:val="24"/>
        </w:rPr>
      </w:pPr>
      <w:r w:rsidRPr="00242574">
        <w:rPr>
          <w:rFonts w:ascii="宋体" w:hint="eastAsia"/>
          <w:sz w:val="24"/>
        </w:rPr>
        <w:t>(2) 如何克服总线的瓶颈</w:t>
      </w:r>
    </w:p>
    <w:p w14:paraId="1422DEBC" w14:textId="77777777" w:rsidR="00B4071D" w:rsidRPr="00242574" w:rsidRDefault="00B4071D" w:rsidP="00B4071D">
      <w:pPr>
        <w:spacing w:line="360" w:lineRule="auto"/>
        <w:ind w:firstLineChars="200" w:firstLine="480"/>
        <w:jc w:val="left"/>
        <w:rPr>
          <w:rFonts w:ascii="宋体"/>
          <w:sz w:val="24"/>
        </w:rPr>
      </w:pPr>
      <w:r w:rsidRPr="00242574">
        <w:rPr>
          <w:rFonts w:ascii="宋体" w:hint="eastAsia"/>
          <w:sz w:val="24"/>
        </w:rPr>
        <w:t>(3) 如何对总线进行管理，包括</w:t>
      </w:r>
      <w:proofErr w:type="gramStart"/>
      <w:r w:rsidRPr="00242574">
        <w:rPr>
          <w:rFonts w:ascii="宋体" w:hint="eastAsia"/>
          <w:sz w:val="24"/>
        </w:rPr>
        <w:t>判优控制</w:t>
      </w:r>
      <w:proofErr w:type="gramEnd"/>
      <w:r w:rsidRPr="00242574">
        <w:rPr>
          <w:rFonts w:ascii="宋体" w:hint="eastAsia"/>
          <w:sz w:val="24"/>
        </w:rPr>
        <w:t>和通信控制</w:t>
      </w:r>
    </w:p>
    <w:p w14:paraId="4643ABB9" w14:textId="0F15F848" w:rsidR="00B4071D" w:rsidRPr="00C05C22" w:rsidRDefault="008257AB" w:rsidP="008257AB">
      <w:pPr>
        <w:spacing w:line="360" w:lineRule="auto"/>
        <w:ind w:firstLineChars="200" w:firstLine="482"/>
        <w:rPr>
          <w:rFonts w:ascii="黑体" w:eastAsia="黑体" w:hAnsi="黑体"/>
          <w:b/>
          <w:bCs/>
          <w:sz w:val="24"/>
        </w:rPr>
      </w:pPr>
      <w:r w:rsidRPr="00C05C22">
        <w:rPr>
          <w:rFonts w:ascii="黑体" w:eastAsia="黑体" w:hAnsi="黑体" w:hint="eastAsia"/>
          <w:b/>
          <w:bCs/>
          <w:sz w:val="24"/>
        </w:rPr>
        <w:t>3.2</w:t>
      </w:r>
      <w:r w:rsidRPr="00C05C22">
        <w:rPr>
          <w:rFonts w:ascii="黑体" w:eastAsia="黑体" w:hAnsi="黑体"/>
          <w:b/>
          <w:bCs/>
          <w:sz w:val="24"/>
        </w:rPr>
        <w:t xml:space="preserve"> </w:t>
      </w:r>
      <w:r w:rsidRPr="00C05C22">
        <w:rPr>
          <w:rFonts w:ascii="黑体" w:eastAsia="黑体" w:hAnsi="黑体" w:hint="eastAsia"/>
          <w:b/>
          <w:bCs/>
          <w:sz w:val="24"/>
        </w:rPr>
        <w:t>考核的</w:t>
      </w:r>
      <w:r w:rsidR="00F5441B" w:rsidRPr="00C05C22">
        <w:rPr>
          <w:rFonts w:ascii="黑体" w:eastAsia="黑体" w:hAnsi="黑体" w:hint="eastAsia"/>
          <w:b/>
          <w:bCs/>
          <w:sz w:val="24"/>
        </w:rPr>
        <w:t>具体</w:t>
      </w:r>
      <w:r w:rsidRPr="00C05C22">
        <w:rPr>
          <w:rFonts w:ascii="黑体" w:eastAsia="黑体" w:hAnsi="黑体" w:hint="eastAsia"/>
          <w:b/>
          <w:bCs/>
          <w:sz w:val="24"/>
        </w:rPr>
        <w:t>内容</w:t>
      </w:r>
    </w:p>
    <w:p w14:paraId="644233D4" w14:textId="58E29AF3" w:rsidR="008257AB" w:rsidRPr="00C05C22" w:rsidRDefault="008257AB" w:rsidP="008257AB">
      <w:pPr>
        <w:spacing w:line="360" w:lineRule="auto"/>
        <w:ind w:firstLineChars="200" w:firstLine="480"/>
        <w:rPr>
          <w:rFonts w:ascii="宋体"/>
          <w:sz w:val="24"/>
        </w:rPr>
      </w:pPr>
      <w:r w:rsidRPr="00C05C22">
        <w:rPr>
          <w:rFonts w:ascii="宋体" w:hint="eastAsia"/>
          <w:sz w:val="24"/>
        </w:rPr>
        <w:t>3.2.1</w:t>
      </w:r>
      <w:r w:rsidRPr="00C05C22">
        <w:rPr>
          <w:rFonts w:ascii="宋体"/>
          <w:sz w:val="24"/>
        </w:rPr>
        <w:t xml:space="preserve"> </w:t>
      </w:r>
      <w:r w:rsidRPr="00C05C22">
        <w:rPr>
          <w:rFonts w:ascii="宋体" w:hint="eastAsia"/>
          <w:sz w:val="24"/>
        </w:rPr>
        <w:t>总线的基本概念</w:t>
      </w:r>
    </w:p>
    <w:p w14:paraId="085F5058" w14:textId="5CA7B0C2" w:rsidR="00F5441B" w:rsidRPr="00242574" w:rsidRDefault="00F5441B" w:rsidP="008257AB">
      <w:pPr>
        <w:spacing w:line="360" w:lineRule="auto"/>
        <w:ind w:firstLineChars="200" w:firstLine="480"/>
        <w:rPr>
          <w:rFonts w:ascii="宋体"/>
          <w:sz w:val="24"/>
        </w:rPr>
      </w:pPr>
      <w:r w:rsidRPr="00242574">
        <w:rPr>
          <w:rFonts w:ascii="宋体" w:hint="eastAsia"/>
          <w:sz w:val="24"/>
        </w:rPr>
        <w:t>掌握：</w:t>
      </w:r>
    </w:p>
    <w:p w14:paraId="1D29284F"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1.总线和总线上信息传输的特点</w:t>
      </w:r>
    </w:p>
    <w:p w14:paraId="3AE430E5" w14:textId="74347216" w:rsidR="008257AB" w:rsidRPr="008257AB" w:rsidRDefault="008257AB" w:rsidP="008257AB">
      <w:pPr>
        <w:spacing w:line="360" w:lineRule="auto"/>
        <w:ind w:firstLineChars="200" w:firstLine="480"/>
        <w:rPr>
          <w:rFonts w:ascii="宋体"/>
          <w:sz w:val="24"/>
        </w:rPr>
      </w:pPr>
      <w:r w:rsidRPr="008257AB">
        <w:rPr>
          <w:rFonts w:ascii="宋体" w:hint="eastAsia"/>
          <w:sz w:val="24"/>
        </w:rPr>
        <w:t>总线是连接多个部件(模块)的信息传输线，是各部件共享的传输介质。而且在某一时刻只允许有一个部件向总线发送信息，但多个部件可以同时从总线上接收相同的信息。</w:t>
      </w:r>
    </w:p>
    <w:p w14:paraId="5F34946F" w14:textId="31685189" w:rsidR="008257AB" w:rsidRPr="008257AB" w:rsidRDefault="008257AB" w:rsidP="008257AB">
      <w:pPr>
        <w:spacing w:line="360" w:lineRule="auto"/>
        <w:ind w:firstLineChars="200" w:firstLine="480"/>
        <w:rPr>
          <w:rFonts w:ascii="宋体"/>
          <w:sz w:val="24"/>
        </w:rPr>
      </w:pPr>
      <w:r w:rsidRPr="008257AB">
        <w:rPr>
          <w:rFonts w:ascii="宋体" w:hint="eastAsia"/>
          <w:sz w:val="24"/>
        </w:rPr>
        <w:t>2.总线的传输周期</w:t>
      </w:r>
    </w:p>
    <w:p w14:paraId="575AC7C7" w14:textId="1B099C1F" w:rsidR="008257AB" w:rsidRPr="008257AB" w:rsidRDefault="008257AB" w:rsidP="008257AB">
      <w:pPr>
        <w:spacing w:line="360" w:lineRule="auto"/>
        <w:ind w:firstLineChars="200" w:firstLine="480"/>
        <w:rPr>
          <w:rFonts w:ascii="宋体"/>
          <w:sz w:val="24"/>
        </w:rPr>
      </w:pPr>
      <w:r w:rsidRPr="008257AB">
        <w:rPr>
          <w:rFonts w:ascii="宋体" w:hint="eastAsia"/>
          <w:sz w:val="24"/>
        </w:rPr>
        <w:t>总线的传输周期是指一次总线操作所需的时间，简称总线周期(包括申请阶段、寻址阶段、传送阶段和结束阶段)。</w:t>
      </w:r>
    </w:p>
    <w:p w14:paraId="50AEF0FD" w14:textId="3D90720D" w:rsidR="008257AB" w:rsidRPr="008257AB" w:rsidRDefault="008257AB" w:rsidP="008257AB">
      <w:pPr>
        <w:spacing w:line="360" w:lineRule="auto"/>
        <w:ind w:firstLineChars="200" w:firstLine="480"/>
        <w:rPr>
          <w:rFonts w:ascii="宋体"/>
          <w:sz w:val="24"/>
        </w:rPr>
      </w:pPr>
      <w:r>
        <w:rPr>
          <w:rFonts w:ascii="宋体" w:hint="eastAsia"/>
          <w:sz w:val="24"/>
        </w:rPr>
        <w:t>3.</w:t>
      </w:r>
      <w:r w:rsidRPr="008257AB">
        <w:rPr>
          <w:rFonts w:ascii="宋体" w:hint="eastAsia"/>
          <w:sz w:val="24"/>
        </w:rPr>
        <w:t>总线宽度</w:t>
      </w:r>
    </w:p>
    <w:p w14:paraId="09CA8D2D" w14:textId="77777777" w:rsidR="008257AB" w:rsidRDefault="008257AB" w:rsidP="008257AB">
      <w:pPr>
        <w:spacing w:line="360" w:lineRule="auto"/>
        <w:ind w:firstLineChars="200" w:firstLine="480"/>
        <w:rPr>
          <w:rFonts w:ascii="宋体"/>
          <w:sz w:val="24"/>
        </w:rPr>
      </w:pPr>
      <w:r w:rsidRPr="008257AB">
        <w:rPr>
          <w:rFonts w:ascii="宋体" w:hint="eastAsia"/>
          <w:sz w:val="24"/>
        </w:rPr>
        <w:t>总线宽度又称为</w:t>
      </w:r>
      <w:proofErr w:type="gramStart"/>
      <w:r w:rsidRPr="008257AB">
        <w:rPr>
          <w:rFonts w:ascii="宋体" w:hint="eastAsia"/>
          <w:sz w:val="24"/>
        </w:rPr>
        <w:t>总线位宽</w:t>
      </w:r>
      <w:proofErr w:type="gramEnd"/>
      <w:r w:rsidRPr="008257AB">
        <w:rPr>
          <w:rFonts w:ascii="宋体" w:hint="eastAsia"/>
          <w:sz w:val="24"/>
        </w:rPr>
        <w:t>，</w:t>
      </w:r>
      <w:r>
        <w:rPr>
          <w:rFonts w:ascii="宋体" w:hint="eastAsia"/>
          <w:sz w:val="24"/>
        </w:rPr>
        <w:t>它</w:t>
      </w:r>
      <w:r w:rsidRPr="008257AB">
        <w:rPr>
          <w:rFonts w:ascii="宋体" w:hint="eastAsia"/>
          <w:sz w:val="24"/>
        </w:rPr>
        <w:t>是总线上同时能够传输的数据位数，通常是指数据总线的根数。</w:t>
      </w:r>
    </w:p>
    <w:p w14:paraId="1578C58A" w14:textId="42E04949" w:rsidR="008257AB" w:rsidRPr="008257AB" w:rsidRDefault="008257AB" w:rsidP="008257AB">
      <w:pPr>
        <w:spacing w:line="360" w:lineRule="auto"/>
        <w:ind w:firstLineChars="200" w:firstLine="480"/>
        <w:rPr>
          <w:rFonts w:ascii="宋体"/>
          <w:sz w:val="24"/>
        </w:rPr>
      </w:pPr>
      <w:r w:rsidRPr="008257AB">
        <w:rPr>
          <w:rFonts w:ascii="宋体" w:hint="eastAsia"/>
          <w:sz w:val="24"/>
        </w:rPr>
        <w:t>4.总线带宽</w:t>
      </w:r>
    </w:p>
    <w:p w14:paraId="6A55C332" w14:textId="44434E5F" w:rsidR="008257AB" w:rsidRPr="008257AB" w:rsidRDefault="008257AB" w:rsidP="008257AB">
      <w:pPr>
        <w:spacing w:line="360" w:lineRule="auto"/>
        <w:ind w:firstLineChars="200" w:firstLine="480"/>
        <w:rPr>
          <w:rFonts w:ascii="宋体"/>
          <w:sz w:val="24"/>
        </w:rPr>
      </w:pPr>
      <w:r w:rsidRPr="008257AB">
        <w:rPr>
          <w:rFonts w:ascii="宋体" w:hint="eastAsia"/>
          <w:sz w:val="24"/>
        </w:rPr>
        <w:t xml:space="preserve">总线带宽可理解为总线的传输速率，即单位时间内总线上传输数据的位数，通常用每秒钟传送信息的字节数来衡量，单位可用 </w:t>
      </w:r>
      <w:proofErr w:type="spellStart"/>
      <w:r w:rsidRPr="008257AB">
        <w:rPr>
          <w:rFonts w:ascii="宋体" w:hint="eastAsia"/>
          <w:sz w:val="24"/>
        </w:rPr>
        <w:t>MBps</w:t>
      </w:r>
      <w:proofErr w:type="spellEnd"/>
      <w:r w:rsidRPr="008257AB">
        <w:rPr>
          <w:rFonts w:ascii="宋体" w:hint="eastAsia"/>
          <w:sz w:val="24"/>
        </w:rPr>
        <w:t xml:space="preserve">( </w:t>
      </w:r>
      <w:proofErr w:type="gramStart"/>
      <w:r w:rsidRPr="008257AB">
        <w:rPr>
          <w:rFonts w:ascii="宋体" w:hint="eastAsia"/>
          <w:sz w:val="24"/>
        </w:rPr>
        <w:t>兆宇节</w:t>
      </w:r>
      <w:proofErr w:type="gramEnd"/>
      <w:r w:rsidRPr="008257AB">
        <w:rPr>
          <w:rFonts w:ascii="宋体" w:hint="eastAsia"/>
          <w:sz w:val="24"/>
        </w:rPr>
        <w:t>每秒)表示</w:t>
      </w:r>
      <w:r>
        <w:rPr>
          <w:rFonts w:ascii="宋体" w:hint="eastAsia"/>
          <w:sz w:val="24"/>
        </w:rPr>
        <w:t>。</w:t>
      </w:r>
    </w:p>
    <w:p w14:paraId="772E4926"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5. 总线特性</w:t>
      </w:r>
    </w:p>
    <w:p w14:paraId="45B93DE6"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总线特性是指机械特性、电气特性、功能特性及时间特性。</w:t>
      </w:r>
    </w:p>
    <w:p w14:paraId="6E888D93"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6. 总线标准</w:t>
      </w:r>
    </w:p>
    <w:p w14:paraId="3B83108D" w14:textId="066F31F1" w:rsidR="008257AB" w:rsidRPr="008257AB" w:rsidRDefault="008257AB" w:rsidP="008257AB">
      <w:pPr>
        <w:spacing w:line="360" w:lineRule="auto"/>
        <w:ind w:firstLineChars="200" w:firstLine="480"/>
        <w:rPr>
          <w:rFonts w:ascii="宋体"/>
          <w:sz w:val="24"/>
        </w:rPr>
      </w:pPr>
      <w:r w:rsidRPr="008257AB">
        <w:rPr>
          <w:rFonts w:ascii="宋体" w:hint="eastAsia"/>
          <w:sz w:val="24"/>
        </w:rPr>
        <w:t>总线标准是国际公布或推荐的互联各个模块的标准，它是把各种不同的模块组成计算机系统(或计算机应用系统)时必须遵守的规范</w:t>
      </w:r>
      <w:r w:rsidR="00990DC1">
        <w:rPr>
          <w:rFonts w:ascii="宋体" w:hint="eastAsia"/>
          <w:sz w:val="24"/>
        </w:rPr>
        <w:t>。</w:t>
      </w:r>
      <w:r w:rsidRPr="008257AB">
        <w:rPr>
          <w:rFonts w:ascii="宋体" w:hint="eastAsia"/>
          <w:sz w:val="24"/>
        </w:rPr>
        <w:t>总线标准为计算机系统(或计算机应用系统)中各模块的互联提供一个标准界</w:t>
      </w:r>
      <w:r w:rsidR="00990DC1">
        <w:rPr>
          <w:rFonts w:ascii="宋体" w:hint="eastAsia"/>
          <w:sz w:val="24"/>
        </w:rPr>
        <w:t>面</w:t>
      </w:r>
      <w:r w:rsidRPr="008257AB">
        <w:rPr>
          <w:rFonts w:ascii="宋体" w:hint="eastAsia"/>
          <w:sz w:val="24"/>
        </w:rPr>
        <w:t>(接口) .该界面对它两端的模块都是透明的，即界面的任一方只需根据总线标准的要求来实现自身 方接口的功能，而不必考虑对方与界面的接口方式。</w:t>
      </w:r>
    </w:p>
    <w:p w14:paraId="2E1EB8B5" w14:textId="72DB9B67" w:rsidR="008257AB" w:rsidRPr="008257AB" w:rsidRDefault="008257AB" w:rsidP="008257AB">
      <w:pPr>
        <w:spacing w:line="360" w:lineRule="auto"/>
        <w:ind w:firstLineChars="200" w:firstLine="480"/>
        <w:rPr>
          <w:rFonts w:ascii="宋体"/>
          <w:sz w:val="24"/>
        </w:rPr>
      </w:pPr>
      <w:r w:rsidRPr="008257AB">
        <w:rPr>
          <w:rFonts w:ascii="宋体" w:hint="eastAsia"/>
          <w:sz w:val="24"/>
        </w:rPr>
        <w:t>7. 总线的主设备(模块)</w:t>
      </w:r>
    </w:p>
    <w:p w14:paraId="6BA0B62B"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总线的主设备是指获得总线控制权的设备</w:t>
      </w:r>
    </w:p>
    <w:p w14:paraId="0F79753A" w14:textId="6DE5A8BD" w:rsidR="008257AB" w:rsidRPr="008257AB" w:rsidRDefault="008257AB" w:rsidP="008257AB">
      <w:pPr>
        <w:spacing w:line="360" w:lineRule="auto"/>
        <w:ind w:firstLineChars="200" w:firstLine="480"/>
        <w:rPr>
          <w:rFonts w:ascii="宋体"/>
          <w:sz w:val="24"/>
        </w:rPr>
      </w:pPr>
      <w:r w:rsidRPr="008257AB">
        <w:rPr>
          <w:rFonts w:ascii="宋体" w:hint="eastAsia"/>
          <w:sz w:val="24"/>
        </w:rPr>
        <w:t>8. 总线的从设备(模块)</w:t>
      </w:r>
    </w:p>
    <w:p w14:paraId="4192F13C"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lastRenderedPageBreak/>
        <w:t>总线的从设备是指被主设备访问的设备，只能响应从主设备发来的各种总线命令。</w:t>
      </w:r>
    </w:p>
    <w:p w14:paraId="3D3D695B"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9. 总线的分类</w:t>
      </w:r>
    </w:p>
    <w:p w14:paraId="2645F6F8" w14:textId="1E875146" w:rsidR="008257AB" w:rsidRPr="008257AB" w:rsidRDefault="008257AB" w:rsidP="008257AB">
      <w:pPr>
        <w:spacing w:line="360" w:lineRule="auto"/>
        <w:ind w:firstLineChars="200" w:firstLine="480"/>
        <w:rPr>
          <w:rFonts w:ascii="宋体"/>
          <w:sz w:val="24"/>
        </w:rPr>
      </w:pPr>
      <w:r w:rsidRPr="008257AB">
        <w:rPr>
          <w:rFonts w:ascii="宋体" w:hint="eastAsia"/>
          <w:sz w:val="24"/>
        </w:rPr>
        <w:t>总线的应用很广泛，从不同角度可以有不同的分类方法。按连接部件不同，总线可分以下几类。</w:t>
      </w:r>
    </w:p>
    <w:p w14:paraId="6520478E"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(1)片内总线:芯片内的总线。</w:t>
      </w:r>
    </w:p>
    <w:p w14:paraId="22660D05" w14:textId="0F1E9169" w:rsidR="008257AB" w:rsidRPr="008257AB" w:rsidRDefault="008257AB" w:rsidP="008257AB">
      <w:pPr>
        <w:spacing w:line="360" w:lineRule="auto"/>
        <w:ind w:firstLineChars="200" w:firstLine="480"/>
        <w:rPr>
          <w:rFonts w:ascii="宋体"/>
          <w:sz w:val="24"/>
        </w:rPr>
      </w:pPr>
      <w:r w:rsidRPr="008257AB">
        <w:rPr>
          <w:rFonts w:ascii="宋体" w:hint="eastAsia"/>
          <w:sz w:val="24"/>
        </w:rPr>
        <w:t>(2)系统总线:连接 CPU 、主存、</w:t>
      </w:r>
      <w:r w:rsidR="00990DC1">
        <w:rPr>
          <w:rFonts w:ascii="宋体" w:hint="eastAsia"/>
          <w:sz w:val="24"/>
        </w:rPr>
        <w:t>I/O</w:t>
      </w:r>
      <w:r w:rsidRPr="008257AB">
        <w:rPr>
          <w:rFonts w:ascii="宋体" w:hint="eastAsia"/>
          <w:sz w:val="24"/>
        </w:rPr>
        <w:t>设备(通过</w:t>
      </w:r>
      <w:r w:rsidR="00990DC1">
        <w:rPr>
          <w:rFonts w:ascii="宋体" w:hint="eastAsia"/>
          <w:sz w:val="24"/>
        </w:rPr>
        <w:t>I</w:t>
      </w:r>
      <w:r w:rsidR="00990DC1">
        <w:rPr>
          <w:rFonts w:ascii="宋体"/>
          <w:sz w:val="24"/>
        </w:rPr>
        <w:t>/O</w:t>
      </w:r>
      <w:r w:rsidRPr="008257AB">
        <w:rPr>
          <w:rFonts w:ascii="宋体" w:hint="eastAsia"/>
          <w:sz w:val="24"/>
        </w:rPr>
        <w:t>接口)各部件之间的信息传输线。</w:t>
      </w:r>
    </w:p>
    <w:p w14:paraId="400E4B03" w14:textId="34E0FB43" w:rsidR="008257AB" w:rsidRPr="008257AB" w:rsidRDefault="008257AB" w:rsidP="008257AB">
      <w:pPr>
        <w:spacing w:line="360" w:lineRule="auto"/>
        <w:ind w:firstLineChars="200" w:firstLine="480"/>
        <w:rPr>
          <w:rFonts w:ascii="宋体"/>
          <w:sz w:val="24"/>
        </w:rPr>
      </w:pPr>
      <w:r w:rsidRPr="008257AB">
        <w:rPr>
          <w:rFonts w:ascii="宋体" w:hint="eastAsia"/>
          <w:sz w:val="24"/>
        </w:rPr>
        <w:t>(3)通信总线:连接计算机系统之间或计算机与其他系统之间的信息传输线。</w:t>
      </w:r>
    </w:p>
    <w:p w14:paraId="7F6095E4" w14:textId="77777777" w:rsidR="008257AB" w:rsidRPr="008257AB" w:rsidRDefault="008257AB" w:rsidP="008257AB">
      <w:pPr>
        <w:spacing w:line="360" w:lineRule="auto"/>
        <w:ind w:firstLineChars="200" w:firstLine="480"/>
        <w:rPr>
          <w:rFonts w:ascii="宋体"/>
          <w:sz w:val="24"/>
        </w:rPr>
      </w:pPr>
      <w:r w:rsidRPr="008257AB">
        <w:rPr>
          <w:rFonts w:ascii="宋体" w:hint="eastAsia"/>
          <w:sz w:val="24"/>
        </w:rPr>
        <w:t>10. 总线性能</w:t>
      </w:r>
    </w:p>
    <w:p w14:paraId="7360C27D" w14:textId="77777777" w:rsidR="00990DC1" w:rsidRDefault="008257AB" w:rsidP="008257AB">
      <w:pPr>
        <w:spacing w:line="360" w:lineRule="auto"/>
        <w:ind w:firstLineChars="200" w:firstLine="480"/>
        <w:rPr>
          <w:rFonts w:ascii="宋体"/>
          <w:sz w:val="24"/>
        </w:rPr>
      </w:pPr>
      <w:r w:rsidRPr="008257AB">
        <w:rPr>
          <w:rFonts w:ascii="宋体" w:hint="eastAsia"/>
          <w:sz w:val="24"/>
        </w:rPr>
        <w:t>总线性能包括总线宽度、总线带宽、时钟同步/异步、总线复用、信号线数、总线控制方式及负载能力等。</w:t>
      </w:r>
    </w:p>
    <w:p w14:paraId="6E091D47" w14:textId="55C14AD5" w:rsidR="008257AB" w:rsidRPr="00BE69FE" w:rsidRDefault="008257AB" w:rsidP="008257AB">
      <w:pPr>
        <w:spacing w:line="360" w:lineRule="auto"/>
        <w:ind w:firstLineChars="200" w:firstLine="480"/>
        <w:rPr>
          <w:rFonts w:ascii="宋体"/>
          <w:sz w:val="24"/>
        </w:rPr>
      </w:pPr>
      <w:r w:rsidRPr="00BE69FE">
        <w:rPr>
          <w:rFonts w:ascii="宋体" w:hint="eastAsia"/>
          <w:sz w:val="24"/>
        </w:rPr>
        <w:t>3.2.2总线的结构</w:t>
      </w:r>
    </w:p>
    <w:p w14:paraId="6B73C34B" w14:textId="6E6D7251" w:rsidR="006341C2" w:rsidRPr="00A404E8" w:rsidRDefault="006341C2" w:rsidP="006341C2">
      <w:pPr>
        <w:spacing w:line="360" w:lineRule="auto"/>
        <w:ind w:firstLineChars="200" w:firstLine="480"/>
        <w:rPr>
          <w:rFonts w:ascii="宋体"/>
          <w:sz w:val="24"/>
        </w:rPr>
      </w:pPr>
      <w:r w:rsidRPr="00A404E8">
        <w:rPr>
          <w:rFonts w:ascii="宋体" w:hint="eastAsia"/>
          <w:sz w:val="24"/>
        </w:rPr>
        <w:t>掌握为什么要采用多总线结构，它对解决总线瓶颈和提高计算机整机的性能有何作用。</w:t>
      </w:r>
    </w:p>
    <w:p w14:paraId="20D929E8" w14:textId="77C776B2" w:rsidR="00CF26C8" w:rsidRPr="00A404E8" w:rsidRDefault="006341C2" w:rsidP="006341C2">
      <w:pPr>
        <w:spacing w:line="360" w:lineRule="auto"/>
        <w:ind w:firstLineChars="200" w:firstLine="480"/>
        <w:rPr>
          <w:rFonts w:ascii="宋体"/>
          <w:sz w:val="24"/>
        </w:rPr>
      </w:pPr>
      <w:r w:rsidRPr="00A404E8">
        <w:rPr>
          <w:rFonts w:ascii="宋体" w:hint="eastAsia"/>
          <w:sz w:val="24"/>
        </w:rPr>
        <w:t xml:space="preserve">单总线结构的计算机将CPU 、主存以及各种速度不一的 </w:t>
      </w:r>
      <w:r w:rsidRPr="00A404E8">
        <w:rPr>
          <w:rFonts w:ascii="宋体"/>
          <w:sz w:val="24"/>
        </w:rPr>
        <w:t>I</w:t>
      </w:r>
      <w:r w:rsidRPr="00A404E8">
        <w:rPr>
          <w:rFonts w:ascii="宋体" w:hint="eastAsia"/>
          <w:sz w:val="24"/>
        </w:rPr>
        <w:t>/0 设备(通过</w:t>
      </w:r>
      <w:r w:rsidRPr="00A404E8">
        <w:rPr>
          <w:rFonts w:ascii="宋体"/>
          <w:sz w:val="24"/>
        </w:rPr>
        <w:t>I</w:t>
      </w:r>
      <w:r w:rsidRPr="00A404E8">
        <w:rPr>
          <w:rFonts w:ascii="宋体" w:hint="eastAsia"/>
          <w:sz w:val="24"/>
        </w:rPr>
        <w:t>/</w:t>
      </w:r>
      <w:r w:rsidRPr="00A404E8">
        <w:rPr>
          <w:rFonts w:ascii="宋体"/>
          <w:sz w:val="24"/>
        </w:rPr>
        <w:t>O</w:t>
      </w:r>
      <w:r w:rsidRPr="00A404E8">
        <w:rPr>
          <w:rFonts w:ascii="宋体" w:hint="eastAsia"/>
          <w:sz w:val="24"/>
        </w:rPr>
        <w:t>接口)都挂在一组总线上。这种结构简单，便于增删</w:t>
      </w:r>
      <w:r w:rsidRPr="00A404E8">
        <w:rPr>
          <w:rFonts w:ascii="宋体"/>
          <w:sz w:val="24"/>
        </w:rPr>
        <w:t>I</w:t>
      </w:r>
      <w:r w:rsidRPr="00A404E8">
        <w:rPr>
          <w:rFonts w:ascii="宋体" w:hint="eastAsia"/>
          <w:sz w:val="24"/>
        </w:rPr>
        <w:t>/</w:t>
      </w:r>
      <w:r w:rsidRPr="00A404E8">
        <w:rPr>
          <w:rFonts w:ascii="宋体"/>
          <w:sz w:val="24"/>
        </w:rPr>
        <w:t>O</w:t>
      </w:r>
      <w:r w:rsidRPr="00A404E8">
        <w:rPr>
          <w:rFonts w:ascii="宋体" w:hint="eastAsia"/>
          <w:sz w:val="24"/>
        </w:rPr>
        <w:t>设备，但所有的传送都通过这组共享总线，极易形成计算机系统的瓶颈。</w:t>
      </w:r>
    </w:p>
    <w:p w14:paraId="0DF76E08" w14:textId="775E7098" w:rsidR="008257AB" w:rsidRPr="00A404E8" w:rsidRDefault="006341C2" w:rsidP="006341C2">
      <w:pPr>
        <w:spacing w:line="360" w:lineRule="auto"/>
        <w:ind w:firstLineChars="200" w:firstLine="480"/>
        <w:rPr>
          <w:rFonts w:ascii="宋体"/>
          <w:sz w:val="24"/>
        </w:rPr>
      </w:pPr>
      <w:r w:rsidRPr="00A404E8">
        <w:rPr>
          <w:rFonts w:ascii="宋体" w:hint="eastAsia"/>
          <w:sz w:val="24"/>
        </w:rPr>
        <w:t>随着计算机应用范围的扩大，对数据的传输量和传输速度的要求越来越高，单总线结构已不能满足系统工作的需要。为了解决总线的瓶颈问题，可采用多总线结构。如果将速度不同的</w:t>
      </w:r>
      <w:r w:rsidRPr="00A404E8">
        <w:rPr>
          <w:rFonts w:ascii="宋体"/>
          <w:sz w:val="24"/>
        </w:rPr>
        <w:t>I</w:t>
      </w:r>
      <w:r w:rsidRPr="00A404E8">
        <w:rPr>
          <w:rFonts w:ascii="宋体" w:hint="eastAsia"/>
          <w:sz w:val="24"/>
        </w:rPr>
        <w:t>/</w:t>
      </w:r>
      <w:r w:rsidRPr="00A404E8">
        <w:rPr>
          <w:rFonts w:ascii="宋体"/>
          <w:sz w:val="24"/>
        </w:rPr>
        <w:t>O</w:t>
      </w:r>
      <w:r w:rsidRPr="00A404E8">
        <w:rPr>
          <w:rFonts w:ascii="宋体" w:hint="eastAsia"/>
          <w:sz w:val="24"/>
        </w:rPr>
        <w:t>设备分别挂在速度不同的总线上，例如把多媒体卡、高速局域网适配器、高性能图形板等数据传输速率很高的设备挂到性能较高的 PCI 总线上，将低速的传真机、调制解调器、打印机等挂到性能较低的 ISA、EISA 总线上，使设备的信息分流，如</w:t>
      </w:r>
      <w:r w:rsidR="007C562B">
        <w:rPr>
          <w:rFonts w:ascii="宋体" w:hint="eastAsia"/>
          <w:sz w:val="24"/>
        </w:rPr>
        <w:t>下</w:t>
      </w:r>
      <w:r w:rsidRPr="00A404E8">
        <w:rPr>
          <w:rFonts w:ascii="宋体" w:hint="eastAsia"/>
          <w:sz w:val="24"/>
        </w:rPr>
        <w:t>图所示，从而提高整机的性能。</w:t>
      </w:r>
    </w:p>
    <w:p w14:paraId="2BAA386F" w14:textId="49CCA71F" w:rsidR="006341C2" w:rsidRDefault="006341C2" w:rsidP="006341C2">
      <w:pPr>
        <w:spacing w:line="360" w:lineRule="auto"/>
        <w:ind w:firstLineChars="200" w:firstLine="482"/>
        <w:rPr>
          <w:rFonts w:ascii="宋体"/>
          <w:b/>
          <w:bCs/>
          <w:sz w:val="24"/>
        </w:rPr>
      </w:pPr>
      <w:r w:rsidRPr="006341C2">
        <w:rPr>
          <w:rFonts w:ascii="宋体"/>
          <w:b/>
          <w:bCs/>
          <w:noProof/>
          <w:sz w:val="24"/>
        </w:rPr>
        <w:drawing>
          <wp:inline distT="0" distB="0" distL="0" distR="0" wp14:anchorId="4B3421B5" wp14:editId="22649DD7">
            <wp:extent cx="5700776"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07858" cy="3248881"/>
                    </a:xfrm>
                    <a:prstGeom prst="rect">
                      <a:avLst/>
                    </a:prstGeom>
                  </pic:spPr>
                </pic:pic>
              </a:graphicData>
            </a:graphic>
          </wp:inline>
        </w:drawing>
      </w:r>
    </w:p>
    <w:p w14:paraId="10858890" w14:textId="4C9CDF14" w:rsidR="006341C2" w:rsidRPr="00312839" w:rsidRDefault="007C562B" w:rsidP="006341C2">
      <w:pPr>
        <w:spacing w:line="360" w:lineRule="auto"/>
        <w:ind w:firstLineChars="200" w:firstLine="480"/>
        <w:rPr>
          <w:rFonts w:ascii="宋体"/>
          <w:sz w:val="24"/>
        </w:rPr>
      </w:pPr>
      <w:r w:rsidRPr="00312839">
        <w:rPr>
          <w:rFonts w:ascii="宋体" w:hint="eastAsia"/>
          <w:sz w:val="24"/>
        </w:rPr>
        <w:t>图：</w:t>
      </w:r>
      <w:r w:rsidR="006341C2" w:rsidRPr="00312839">
        <w:rPr>
          <w:rFonts w:ascii="宋体" w:hint="eastAsia"/>
          <w:sz w:val="24"/>
        </w:rPr>
        <w:t>多总线结构</w:t>
      </w:r>
    </w:p>
    <w:p w14:paraId="081D1984" w14:textId="4151BDCF" w:rsidR="008257AB" w:rsidRPr="00BE69FE" w:rsidRDefault="008257AB" w:rsidP="008257AB">
      <w:pPr>
        <w:spacing w:line="360" w:lineRule="auto"/>
        <w:ind w:firstLineChars="200" w:firstLine="480"/>
        <w:rPr>
          <w:rFonts w:ascii="宋体"/>
          <w:sz w:val="24"/>
        </w:rPr>
      </w:pPr>
      <w:r w:rsidRPr="00BE69FE">
        <w:rPr>
          <w:rFonts w:ascii="宋体" w:hint="eastAsia"/>
          <w:sz w:val="24"/>
        </w:rPr>
        <w:t>3.2.3</w:t>
      </w:r>
      <w:r w:rsidRPr="00BE69FE">
        <w:rPr>
          <w:rFonts w:ascii="宋体"/>
          <w:sz w:val="24"/>
        </w:rPr>
        <w:t xml:space="preserve"> </w:t>
      </w:r>
      <w:r w:rsidRPr="00BE69FE">
        <w:rPr>
          <w:rFonts w:ascii="宋体" w:hint="eastAsia"/>
          <w:sz w:val="24"/>
        </w:rPr>
        <w:t>总线控制</w:t>
      </w:r>
    </w:p>
    <w:p w14:paraId="3786BCF0" w14:textId="1C0FF262" w:rsidR="00CF26C8" w:rsidRPr="00312839" w:rsidRDefault="00CF26C8" w:rsidP="008257AB">
      <w:pPr>
        <w:spacing w:line="360" w:lineRule="auto"/>
        <w:ind w:firstLineChars="200" w:firstLine="480"/>
        <w:rPr>
          <w:rFonts w:ascii="宋体"/>
          <w:sz w:val="24"/>
        </w:rPr>
      </w:pPr>
      <w:r w:rsidRPr="00312839">
        <w:rPr>
          <w:rFonts w:ascii="宋体" w:hint="eastAsia"/>
          <w:sz w:val="24"/>
        </w:rPr>
        <w:t>掌握：</w:t>
      </w:r>
    </w:p>
    <w:p w14:paraId="6C26FBD7" w14:textId="61A8144A" w:rsidR="00CF26C8" w:rsidRPr="00312839" w:rsidRDefault="00C71F21" w:rsidP="003F30CC">
      <w:pPr>
        <w:pStyle w:val="ac"/>
        <w:numPr>
          <w:ilvl w:val="0"/>
          <w:numId w:val="3"/>
        </w:numPr>
        <w:spacing w:line="360" w:lineRule="auto"/>
        <w:ind w:firstLineChars="0"/>
        <w:rPr>
          <w:rFonts w:ascii="宋体"/>
          <w:sz w:val="24"/>
        </w:rPr>
      </w:pPr>
      <w:proofErr w:type="gramStart"/>
      <w:r w:rsidRPr="00312839">
        <w:rPr>
          <w:rFonts w:ascii="宋体" w:hint="eastAsia"/>
          <w:sz w:val="24"/>
        </w:rPr>
        <w:t>判优控制</w:t>
      </w:r>
      <w:proofErr w:type="gramEnd"/>
      <w:r w:rsidR="00CF26C8" w:rsidRPr="00312839">
        <w:rPr>
          <w:rFonts w:ascii="宋体" w:hint="eastAsia"/>
          <w:sz w:val="24"/>
        </w:rPr>
        <w:t>的概念和工作原理</w:t>
      </w:r>
    </w:p>
    <w:p w14:paraId="7968634B" w14:textId="77777777" w:rsidR="003A713B" w:rsidRDefault="00452CF0" w:rsidP="003F30CC">
      <w:pPr>
        <w:pStyle w:val="ac"/>
        <w:numPr>
          <w:ilvl w:val="0"/>
          <w:numId w:val="18"/>
        </w:numPr>
        <w:spacing w:line="360" w:lineRule="auto"/>
        <w:ind w:firstLineChars="0"/>
        <w:rPr>
          <w:rFonts w:ascii="宋体"/>
          <w:sz w:val="24"/>
        </w:rPr>
      </w:pPr>
      <w:r w:rsidRPr="00312839">
        <w:rPr>
          <w:rFonts w:ascii="宋体" w:hint="eastAsia"/>
          <w:sz w:val="24"/>
        </w:rPr>
        <w:lastRenderedPageBreak/>
        <w:t>链式查询</w:t>
      </w:r>
    </w:p>
    <w:p w14:paraId="74E4726F" w14:textId="77777777" w:rsidR="003A713B" w:rsidRDefault="00452CF0" w:rsidP="003F30CC">
      <w:pPr>
        <w:pStyle w:val="ac"/>
        <w:numPr>
          <w:ilvl w:val="0"/>
          <w:numId w:val="18"/>
        </w:numPr>
        <w:spacing w:line="360" w:lineRule="auto"/>
        <w:ind w:firstLineChars="0"/>
        <w:rPr>
          <w:rFonts w:ascii="宋体"/>
          <w:sz w:val="24"/>
        </w:rPr>
      </w:pPr>
      <w:r w:rsidRPr="00312839">
        <w:rPr>
          <w:rFonts w:ascii="宋体" w:hint="eastAsia"/>
          <w:sz w:val="24"/>
        </w:rPr>
        <w:t>计数器</w:t>
      </w:r>
      <w:r w:rsidR="0058069B" w:rsidRPr="00312839">
        <w:rPr>
          <w:rFonts w:ascii="宋体" w:hint="eastAsia"/>
          <w:sz w:val="24"/>
        </w:rPr>
        <w:t>定时</w:t>
      </w:r>
      <w:r w:rsidRPr="00312839">
        <w:rPr>
          <w:rFonts w:ascii="宋体" w:hint="eastAsia"/>
          <w:sz w:val="24"/>
        </w:rPr>
        <w:t>查询</w:t>
      </w:r>
    </w:p>
    <w:p w14:paraId="2716164D" w14:textId="7B06FBE4" w:rsidR="00CF26C8" w:rsidRPr="00312839" w:rsidRDefault="00452CF0" w:rsidP="003F30CC">
      <w:pPr>
        <w:pStyle w:val="ac"/>
        <w:numPr>
          <w:ilvl w:val="0"/>
          <w:numId w:val="18"/>
        </w:numPr>
        <w:spacing w:line="360" w:lineRule="auto"/>
        <w:ind w:firstLineChars="0"/>
        <w:rPr>
          <w:rFonts w:ascii="宋体"/>
          <w:sz w:val="24"/>
        </w:rPr>
      </w:pPr>
      <w:r w:rsidRPr="00312839">
        <w:rPr>
          <w:rFonts w:ascii="宋体" w:hint="eastAsia"/>
          <w:sz w:val="24"/>
        </w:rPr>
        <w:t>独立请求</w:t>
      </w:r>
    </w:p>
    <w:p w14:paraId="476463B4" w14:textId="4EC1849D" w:rsidR="00CF26C8" w:rsidRPr="00312839" w:rsidRDefault="00CF26C8" w:rsidP="003F30CC">
      <w:pPr>
        <w:pStyle w:val="ac"/>
        <w:numPr>
          <w:ilvl w:val="0"/>
          <w:numId w:val="3"/>
        </w:numPr>
        <w:spacing w:line="360" w:lineRule="auto"/>
        <w:ind w:firstLineChars="0"/>
        <w:rPr>
          <w:rFonts w:ascii="宋体"/>
          <w:sz w:val="24"/>
        </w:rPr>
      </w:pPr>
      <w:r w:rsidRPr="00312839">
        <w:rPr>
          <w:rFonts w:ascii="宋体" w:hint="eastAsia"/>
          <w:sz w:val="24"/>
        </w:rPr>
        <w:t>通信控制的概念和工作原理</w:t>
      </w:r>
    </w:p>
    <w:p w14:paraId="72D0B899" w14:textId="77777777" w:rsidR="003A713B" w:rsidRDefault="00452CF0" w:rsidP="003F30CC">
      <w:pPr>
        <w:pStyle w:val="ac"/>
        <w:numPr>
          <w:ilvl w:val="0"/>
          <w:numId w:val="19"/>
        </w:numPr>
        <w:spacing w:line="360" w:lineRule="auto"/>
        <w:ind w:firstLineChars="0"/>
        <w:rPr>
          <w:rFonts w:ascii="宋体"/>
          <w:sz w:val="24"/>
        </w:rPr>
      </w:pPr>
      <w:r w:rsidRPr="00312839">
        <w:rPr>
          <w:rFonts w:ascii="宋体" w:hint="eastAsia"/>
          <w:sz w:val="24"/>
        </w:rPr>
        <w:t>不互锁</w:t>
      </w:r>
    </w:p>
    <w:p w14:paraId="07B722E9" w14:textId="77777777" w:rsidR="003A713B" w:rsidRDefault="00452CF0" w:rsidP="003F30CC">
      <w:pPr>
        <w:pStyle w:val="ac"/>
        <w:numPr>
          <w:ilvl w:val="0"/>
          <w:numId w:val="19"/>
        </w:numPr>
        <w:spacing w:line="360" w:lineRule="auto"/>
        <w:ind w:firstLineChars="0"/>
        <w:rPr>
          <w:rFonts w:ascii="宋体"/>
          <w:sz w:val="24"/>
        </w:rPr>
      </w:pPr>
      <w:r w:rsidRPr="00312839">
        <w:rPr>
          <w:rFonts w:ascii="宋体" w:hint="eastAsia"/>
          <w:sz w:val="24"/>
        </w:rPr>
        <w:t>半互锁</w:t>
      </w:r>
    </w:p>
    <w:p w14:paraId="77EB95AC" w14:textId="4EC8C840" w:rsidR="008257AB" w:rsidRPr="00312839" w:rsidRDefault="00452CF0" w:rsidP="003F30CC">
      <w:pPr>
        <w:pStyle w:val="ac"/>
        <w:numPr>
          <w:ilvl w:val="0"/>
          <w:numId w:val="19"/>
        </w:numPr>
        <w:spacing w:line="360" w:lineRule="auto"/>
        <w:ind w:firstLineChars="0"/>
        <w:rPr>
          <w:rFonts w:ascii="宋体"/>
          <w:sz w:val="24"/>
        </w:rPr>
      </w:pPr>
      <w:r w:rsidRPr="00312839">
        <w:rPr>
          <w:rFonts w:ascii="宋体" w:hint="eastAsia"/>
          <w:sz w:val="24"/>
        </w:rPr>
        <w:t>全互锁</w:t>
      </w:r>
    </w:p>
    <w:p w14:paraId="0496DF0E" w14:textId="77777777" w:rsidR="00FD5BAB" w:rsidRDefault="00FD5BAB">
      <w:pPr>
        <w:tabs>
          <w:tab w:val="left" w:pos="840"/>
        </w:tabs>
        <w:spacing w:line="360" w:lineRule="auto"/>
        <w:rPr>
          <w:rFonts w:ascii="宋体"/>
          <w:sz w:val="24"/>
        </w:rPr>
      </w:pPr>
    </w:p>
    <w:p w14:paraId="2AF7DBED" w14:textId="77777777" w:rsidR="00FD5BAB" w:rsidRDefault="00AB6972">
      <w:pPr>
        <w:spacing w:line="360" w:lineRule="auto"/>
        <w:jc w:val="center"/>
        <w:rPr>
          <w:rFonts w:ascii="黑体" w:eastAsia="黑体"/>
          <w:b/>
          <w:bCs/>
          <w:sz w:val="28"/>
        </w:rPr>
      </w:pPr>
      <w:r>
        <w:rPr>
          <w:rFonts w:ascii="黑体" w:eastAsia="黑体" w:hint="eastAsia"/>
          <w:b/>
          <w:bCs/>
          <w:sz w:val="28"/>
        </w:rPr>
        <w:t>第四章  存储器</w:t>
      </w:r>
    </w:p>
    <w:p w14:paraId="467614E5" w14:textId="67893DCA" w:rsidR="00FD5BAB" w:rsidRDefault="00954184" w:rsidP="00D02056">
      <w:pPr>
        <w:spacing w:line="360" w:lineRule="auto"/>
        <w:ind w:firstLineChars="200" w:firstLine="482"/>
        <w:rPr>
          <w:rFonts w:ascii="黑体" w:eastAsia="黑体"/>
          <w:b/>
          <w:bCs/>
          <w:sz w:val="24"/>
        </w:rPr>
      </w:pPr>
      <w:r>
        <w:rPr>
          <w:rFonts w:ascii="黑体" w:eastAsia="黑体" w:hint="eastAsia"/>
          <w:b/>
          <w:bCs/>
          <w:sz w:val="24"/>
        </w:rPr>
        <w:t>4.1</w:t>
      </w:r>
      <w:r w:rsidR="00AB6972">
        <w:rPr>
          <w:rFonts w:ascii="黑体" w:eastAsia="黑体" w:hint="eastAsia"/>
          <w:b/>
          <w:bCs/>
          <w:sz w:val="24"/>
        </w:rPr>
        <w:t>考核目标和要求</w:t>
      </w:r>
    </w:p>
    <w:p w14:paraId="49131E75" w14:textId="77777777" w:rsidR="00D02056" w:rsidRPr="00867F34" w:rsidRDefault="00300C10" w:rsidP="00D02056">
      <w:pPr>
        <w:spacing w:line="360" w:lineRule="auto"/>
        <w:ind w:leftChars="228" w:left="1979" w:hangingChars="625" w:hanging="1500"/>
        <w:rPr>
          <w:rFonts w:ascii="宋体" w:hAnsi="宋体"/>
          <w:sz w:val="24"/>
          <w:szCs w:val="24"/>
        </w:rPr>
      </w:pPr>
      <w:r w:rsidRPr="00867F34">
        <w:rPr>
          <w:rFonts w:ascii="宋体" w:hAnsi="宋体" w:hint="eastAsia"/>
          <w:sz w:val="24"/>
          <w:szCs w:val="24"/>
        </w:rPr>
        <w:t>掌握:</w:t>
      </w:r>
    </w:p>
    <w:p w14:paraId="6E14930C" w14:textId="48EBAA43" w:rsidR="00300C10" w:rsidRPr="00867F34" w:rsidRDefault="00300C10" w:rsidP="00D02056">
      <w:pPr>
        <w:spacing w:line="360" w:lineRule="auto"/>
        <w:ind w:firstLineChars="200" w:firstLine="480"/>
        <w:rPr>
          <w:rFonts w:ascii="宋体" w:hAnsi="宋体"/>
          <w:sz w:val="24"/>
          <w:szCs w:val="24"/>
        </w:rPr>
      </w:pPr>
      <w:r w:rsidRPr="00867F34">
        <w:rPr>
          <w:rFonts w:ascii="宋体" w:hAnsi="宋体" w:hint="eastAsia"/>
          <w:sz w:val="24"/>
          <w:szCs w:val="24"/>
        </w:rPr>
        <w:t>(1</w:t>
      </w:r>
      <w:r w:rsidRPr="00667576">
        <w:rPr>
          <w:rFonts w:ascii="宋体" w:hAnsi="宋体" w:hint="eastAsia"/>
          <w:sz w:val="24"/>
          <w:szCs w:val="24"/>
        </w:rPr>
        <w:t>)</w:t>
      </w:r>
      <w:r w:rsidRPr="00667576">
        <w:rPr>
          <w:rFonts w:ascii="宋体" w:hAnsi="宋体" w:hint="eastAsia"/>
          <w:sz w:val="24"/>
          <w:szCs w:val="24"/>
          <w:rPrChange w:id="9" w:author="dabo zhang" w:date="2021-06-15T23:42:00Z">
            <w:rPr>
              <w:rFonts w:ascii="宋体" w:hAnsi="宋体" w:hint="eastAsia"/>
              <w:sz w:val="24"/>
              <w:szCs w:val="24"/>
              <w:highlight w:val="yellow"/>
            </w:rPr>
          </w:rPrChange>
        </w:rPr>
        <w:t>存储系统层次结构的概念，了解缓存</w:t>
      </w:r>
      <w:r w:rsidR="007B02FD" w:rsidRPr="00667576">
        <w:rPr>
          <w:rFonts w:ascii="宋体" w:hAnsi="宋体" w:hint="eastAsia"/>
          <w:sz w:val="24"/>
          <w:szCs w:val="24"/>
          <w:rPrChange w:id="10" w:author="dabo zhang" w:date="2021-06-15T23:42:00Z">
            <w:rPr>
              <w:rFonts w:ascii="宋体" w:hAnsi="宋体" w:hint="eastAsia"/>
              <w:sz w:val="24"/>
              <w:szCs w:val="24"/>
              <w:highlight w:val="yellow"/>
            </w:rPr>
          </w:rPrChange>
        </w:rPr>
        <w:t>-</w:t>
      </w:r>
      <w:r w:rsidRPr="00667576">
        <w:rPr>
          <w:rFonts w:ascii="宋体" w:hAnsi="宋体" w:hint="eastAsia"/>
          <w:sz w:val="24"/>
          <w:szCs w:val="24"/>
          <w:rPrChange w:id="11" w:author="dabo zhang" w:date="2021-06-15T23:42:00Z">
            <w:rPr>
              <w:rFonts w:ascii="宋体" w:hAnsi="宋体" w:hint="eastAsia"/>
              <w:sz w:val="24"/>
              <w:szCs w:val="24"/>
              <w:highlight w:val="yellow"/>
            </w:rPr>
          </w:rPrChange>
        </w:rPr>
        <w:t>主存和主存</w:t>
      </w:r>
      <w:r w:rsidR="007B02FD" w:rsidRPr="00667576">
        <w:rPr>
          <w:rFonts w:ascii="宋体" w:hAnsi="宋体" w:hint="eastAsia"/>
          <w:sz w:val="24"/>
          <w:szCs w:val="24"/>
          <w:rPrChange w:id="12" w:author="dabo zhang" w:date="2021-06-15T23:42:00Z">
            <w:rPr>
              <w:rFonts w:ascii="宋体" w:hAnsi="宋体" w:hint="eastAsia"/>
              <w:sz w:val="24"/>
              <w:szCs w:val="24"/>
              <w:highlight w:val="yellow"/>
            </w:rPr>
          </w:rPrChange>
        </w:rPr>
        <w:t>-</w:t>
      </w:r>
      <w:proofErr w:type="gramStart"/>
      <w:r w:rsidRPr="00667576">
        <w:rPr>
          <w:rFonts w:ascii="宋体" w:hAnsi="宋体" w:hint="eastAsia"/>
          <w:sz w:val="24"/>
          <w:szCs w:val="24"/>
          <w:rPrChange w:id="13" w:author="dabo zhang" w:date="2021-06-15T23:42:00Z">
            <w:rPr>
              <w:rFonts w:ascii="宋体" w:hAnsi="宋体" w:hint="eastAsia"/>
              <w:sz w:val="24"/>
              <w:szCs w:val="24"/>
              <w:highlight w:val="yellow"/>
            </w:rPr>
          </w:rPrChange>
        </w:rPr>
        <w:t>辅存层次</w:t>
      </w:r>
      <w:proofErr w:type="gramEnd"/>
      <w:r w:rsidRPr="00667576">
        <w:rPr>
          <w:rFonts w:ascii="宋体" w:hAnsi="宋体" w:hint="eastAsia"/>
          <w:sz w:val="24"/>
          <w:szCs w:val="24"/>
          <w:rPrChange w:id="14" w:author="dabo zhang" w:date="2021-06-15T23:42:00Z">
            <w:rPr>
              <w:rFonts w:ascii="宋体" w:hAnsi="宋体" w:hint="eastAsia"/>
              <w:sz w:val="24"/>
              <w:szCs w:val="24"/>
              <w:highlight w:val="yellow"/>
            </w:rPr>
          </w:rPrChange>
        </w:rPr>
        <w:t>的作用，以及程序访问的局部性原理与存储系统层次结构的关系</w:t>
      </w:r>
      <w:r w:rsidR="000547F0" w:rsidRPr="00667576">
        <w:rPr>
          <w:rFonts w:ascii="宋体" w:hAnsi="宋体" w:hint="eastAsia"/>
          <w:sz w:val="24"/>
          <w:szCs w:val="24"/>
          <w:rPrChange w:id="15" w:author="dabo zhang" w:date="2021-06-15T23:42:00Z">
            <w:rPr>
              <w:rFonts w:ascii="宋体" w:hAnsi="宋体" w:hint="eastAsia"/>
              <w:sz w:val="24"/>
              <w:szCs w:val="24"/>
              <w:highlight w:val="yellow"/>
            </w:rPr>
          </w:rPrChange>
        </w:rPr>
        <w:t>。</w:t>
      </w:r>
    </w:p>
    <w:p w14:paraId="265A215B" w14:textId="69B95F52" w:rsidR="00300C10" w:rsidRPr="00867F34" w:rsidRDefault="00300C10" w:rsidP="00D02056">
      <w:pPr>
        <w:spacing w:line="360" w:lineRule="auto"/>
        <w:ind w:firstLineChars="200" w:firstLine="480"/>
        <w:rPr>
          <w:rFonts w:ascii="宋体" w:hAnsi="宋体"/>
          <w:sz w:val="24"/>
          <w:szCs w:val="24"/>
        </w:rPr>
      </w:pPr>
      <w:r w:rsidRPr="00867F34">
        <w:rPr>
          <w:rFonts w:ascii="宋体" w:hAnsi="宋体" w:hint="eastAsia"/>
          <w:sz w:val="24"/>
          <w:szCs w:val="24"/>
        </w:rPr>
        <w:t>(2) 各类存储器(主存、缓存、</w:t>
      </w:r>
      <w:del w:id="16" w:author="dabo zhang" w:date="2021-06-15T23:41:00Z">
        <w:r w:rsidRPr="00867F34" w:rsidDel="008130F5">
          <w:rPr>
            <w:rFonts w:ascii="宋体" w:hAnsi="宋体" w:hint="eastAsia"/>
            <w:sz w:val="24"/>
            <w:szCs w:val="24"/>
          </w:rPr>
          <w:delText>磁表面存储器</w:delText>
        </w:r>
      </w:del>
      <w:r w:rsidRPr="00867F34">
        <w:rPr>
          <w:rFonts w:ascii="宋体" w:hAnsi="宋体" w:hint="eastAsia"/>
          <w:sz w:val="24"/>
          <w:szCs w:val="24"/>
        </w:rPr>
        <w:t>)的工作原理及技术指标</w:t>
      </w:r>
      <w:r w:rsidR="000547F0" w:rsidRPr="00867F34">
        <w:rPr>
          <w:rFonts w:ascii="宋体" w:hAnsi="宋体" w:hint="eastAsia"/>
          <w:sz w:val="24"/>
          <w:szCs w:val="24"/>
        </w:rPr>
        <w:t>。</w:t>
      </w:r>
    </w:p>
    <w:p w14:paraId="6ABE6C69" w14:textId="77777777" w:rsidR="00300C10" w:rsidRPr="00867F34" w:rsidRDefault="00300C10" w:rsidP="00D02056">
      <w:pPr>
        <w:spacing w:line="360" w:lineRule="auto"/>
        <w:ind w:firstLineChars="200" w:firstLine="480"/>
        <w:rPr>
          <w:rFonts w:ascii="宋体" w:hAnsi="宋体"/>
          <w:sz w:val="24"/>
          <w:szCs w:val="24"/>
        </w:rPr>
      </w:pPr>
      <w:r w:rsidRPr="00867F34">
        <w:rPr>
          <w:rFonts w:ascii="宋体" w:hAnsi="宋体" w:hint="eastAsia"/>
          <w:sz w:val="24"/>
          <w:szCs w:val="24"/>
        </w:rPr>
        <w:t xml:space="preserve">(3) </w:t>
      </w:r>
      <w:r w:rsidRPr="00667576">
        <w:rPr>
          <w:rFonts w:ascii="宋体" w:hAnsi="宋体" w:hint="eastAsia"/>
          <w:sz w:val="24"/>
          <w:szCs w:val="24"/>
          <w:u w:val="single"/>
          <w:rPrChange w:id="17" w:author="dabo zhang" w:date="2021-06-15T23:41:00Z">
            <w:rPr>
              <w:rFonts w:ascii="宋体" w:hAnsi="宋体" w:hint="eastAsia"/>
              <w:sz w:val="24"/>
              <w:szCs w:val="24"/>
            </w:rPr>
          </w:rPrChange>
        </w:rPr>
        <w:t>半导体存储芯片的外特性以及与 CPU 的连接</w:t>
      </w:r>
    </w:p>
    <w:p w14:paraId="2651D582" w14:textId="77777777" w:rsidR="00300C10" w:rsidRPr="00867F34" w:rsidRDefault="00300C10" w:rsidP="00D02056">
      <w:pPr>
        <w:spacing w:line="360" w:lineRule="auto"/>
        <w:ind w:firstLineChars="200" w:firstLine="480"/>
        <w:rPr>
          <w:rFonts w:ascii="宋体" w:hAnsi="宋体"/>
          <w:sz w:val="24"/>
          <w:szCs w:val="24"/>
        </w:rPr>
      </w:pPr>
      <w:r w:rsidRPr="00867F34">
        <w:rPr>
          <w:rFonts w:ascii="宋体" w:hAnsi="宋体" w:hint="eastAsia"/>
          <w:sz w:val="24"/>
          <w:szCs w:val="24"/>
        </w:rPr>
        <w:t>(4) 如何提高访存速度。</w:t>
      </w:r>
    </w:p>
    <w:p w14:paraId="6C1B8BF7" w14:textId="0416E470" w:rsidR="00FD5BAB" w:rsidRDefault="00954184" w:rsidP="00D02056">
      <w:pPr>
        <w:spacing w:line="360" w:lineRule="auto"/>
        <w:ind w:firstLineChars="200" w:firstLine="482"/>
        <w:rPr>
          <w:rFonts w:ascii="黑体" w:eastAsia="黑体" w:hAnsi="黑体"/>
          <w:b/>
          <w:bCs/>
          <w:sz w:val="24"/>
        </w:rPr>
      </w:pPr>
      <w:r w:rsidRPr="00867F34">
        <w:rPr>
          <w:rFonts w:ascii="黑体" w:eastAsia="黑体" w:hAnsi="黑体" w:hint="eastAsia"/>
          <w:b/>
          <w:bCs/>
          <w:sz w:val="24"/>
        </w:rPr>
        <w:t>4.2</w:t>
      </w:r>
      <w:r w:rsidRPr="00867F34">
        <w:rPr>
          <w:rFonts w:ascii="黑体" w:eastAsia="黑体" w:hAnsi="黑体"/>
          <w:b/>
          <w:bCs/>
          <w:sz w:val="24"/>
        </w:rPr>
        <w:t xml:space="preserve"> </w:t>
      </w:r>
      <w:r w:rsidR="00D02056" w:rsidRPr="00867F34">
        <w:rPr>
          <w:rFonts w:ascii="黑体" w:eastAsia="黑体" w:hAnsi="黑体" w:hint="eastAsia"/>
          <w:b/>
          <w:bCs/>
          <w:sz w:val="24"/>
        </w:rPr>
        <w:t>考核的具体</w:t>
      </w:r>
      <w:r w:rsidRPr="00867F34">
        <w:rPr>
          <w:rFonts w:ascii="黑体" w:eastAsia="黑体" w:hAnsi="黑体" w:hint="eastAsia"/>
          <w:b/>
          <w:bCs/>
          <w:sz w:val="24"/>
        </w:rPr>
        <w:t>内容</w:t>
      </w:r>
    </w:p>
    <w:p w14:paraId="202A04F7" w14:textId="626EF1B0" w:rsidR="006A2B29" w:rsidRPr="00867F34" w:rsidRDefault="006A2B29" w:rsidP="006A2B29">
      <w:pPr>
        <w:spacing w:line="360" w:lineRule="auto"/>
        <w:ind w:firstLineChars="200" w:firstLine="480"/>
        <w:jc w:val="left"/>
        <w:rPr>
          <w:rFonts w:ascii="宋体"/>
          <w:sz w:val="24"/>
        </w:rPr>
      </w:pPr>
      <w:r w:rsidRPr="00867F34">
        <w:rPr>
          <w:rFonts w:ascii="宋体" w:hint="eastAsia"/>
          <w:sz w:val="24"/>
        </w:rPr>
        <w:t>4.2.1</w:t>
      </w:r>
      <w:r w:rsidRPr="00867F34">
        <w:rPr>
          <w:rFonts w:ascii="宋体"/>
          <w:sz w:val="24"/>
        </w:rPr>
        <w:t xml:space="preserve"> </w:t>
      </w:r>
      <w:r w:rsidRPr="00867F34">
        <w:rPr>
          <w:rFonts w:ascii="宋体" w:hint="eastAsia"/>
          <w:sz w:val="24"/>
        </w:rPr>
        <w:t>存储器的分类及层次结构</w:t>
      </w:r>
    </w:p>
    <w:p w14:paraId="553AD383" w14:textId="28F1106E" w:rsidR="006A2B29" w:rsidRPr="00867F34" w:rsidRDefault="0021532B" w:rsidP="006A2B29">
      <w:pPr>
        <w:spacing w:line="360" w:lineRule="auto"/>
        <w:ind w:firstLineChars="200" w:firstLine="480"/>
        <w:jc w:val="left"/>
        <w:rPr>
          <w:rFonts w:ascii="宋体"/>
          <w:sz w:val="24"/>
        </w:rPr>
      </w:pPr>
      <w:r w:rsidRPr="00867F34">
        <w:rPr>
          <w:rFonts w:ascii="宋体" w:hint="eastAsia"/>
          <w:sz w:val="24"/>
        </w:rPr>
        <w:t>掌握存储器的分类方法，存储器的层次结构的概念，局部性原理的概念。</w:t>
      </w:r>
    </w:p>
    <w:p w14:paraId="11F6DB89" w14:textId="7C00FDAF" w:rsidR="006A2B29" w:rsidRPr="00867F34" w:rsidRDefault="006A2B29" w:rsidP="006A2B29">
      <w:pPr>
        <w:spacing w:line="360" w:lineRule="auto"/>
        <w:ind w:firstLineChars="200" w:firstLine="480"/>
        <w:jc w:val="left"/>
        <w:rPr>
          <w:rFonts w:ascii="宋体"/>
          <w:sz w:val="24"/>
        </w:rPr>
      </w:pPr>
      <w:r w:rsidRPr="00867F34">
        <w:rPr>
          <w:rFonts w:ascii="宋体" w:hint="eastAsia"/>
          <w:sz w:val="24"/>
        </w:rPr>
        <w:t>4.2.2</w:t>
      </w:r>
      <w:r w:rsidRPr="00867F34">
        <w:rPr>
          <w:rFonts w:ascii="宋体"/>
          <w:sz w:val="24"/>
        </w:rPr>
        <w:t xml:space="preserve"> </w:t>
      </w:r>
      <w:r w:rsidRPr="00867F34">
        <w:rPr>
          <w:rFonts w:ascii="宋体" w:hint="eastAsia"/>
          <w:sz w:val="24"/>
        </w:rPr>
        <w:t>主存储器</w:t>
      </w:r>
    </w:p>
    <w:p w14:paraId="4D110AB9" w14:textId="07DD0FF3" w:rsidR="006A2B29" w:rsidRPr="00867F34" w:rsidRDefault="0021532B" w:rsidP="006A2B29">
      <w:pPr>
        <w:spacing w:line="360" w:lineRule="auto"/>
        <w:ind w:firstLineChars="200" w:firstLine="480"/>
        <w:jc w:val="left"/>
        <w:rPr>
          <w:rFonts w:ascii="宋体"/>
          <w:sz w:val="24"/>
        </w:rPr>
      </w:pPr>
      <w:r w:rsidRPr="009272A8">
        <w:rPr>
          <w:rFonts w:ascii="宋体" w:hint="eastAsia"/>
          <w:sz w:val="24"/>
          <w:highlight w:val="yellow"/>
        </w:rPr>
        <w:t>掌握主存的基本组成，</w:t>
      </w:r>
      <w:r w:rsidR="0031020C" w:rsidRPr="009272A8">
        <w:rPr>
          <w:rFonts w:ascii="宋体" w:hint="eastAsia"/>
          <w:sz w:val="24"/>
          <w:highlight w:val="yellow"/>
        </w:rPr>
        <w:t>半导体存储器芯片动态和静态RAM的工作原理</w:t>
      </w:r>
      <w:r w:rsidR="00ED2FE5" w:rsidRPr="009272A8">
        <w:rPr>
          <w:rFonts w:ascii="宋体" w:hint="eastAsia"/>
          <w:sz w:val="24"/>
          <w:highlight w:val="yellow"/>
        </w:rPr>
        <w:t>，动态RAM的刷新，存储器的扩展方法，</w:t>
      </w:r>
      <w:r w:rsidR="00ED2FE5" w:rsidRPr="00667576">
        <w:rPr>
          <w:rFonts w:ascii="宋体" w:hint="eastAsia"/>
          <w:sz w:val="24"/>
          <w:highlight w:val="yellow"/>
          <w:u w:val="single"/>
          <w:rPrChange w:id="18" w:author="dabo zhang" w:date="2021-06-15T23:42:00Z">
            <w:rPr>
              <w:rFonts w:ascii="宋体" w:hint="eastAsia"/>
              <w:sz w:val="24"/>
              <w:highlight w:val="yellow"/>
            </w:rPr>
          </w:rPrChange>
        </w:rPr>
        <w:t>存储器与CPU的连接（地址线、数据线、控制线的连接）</w:t>
      </w:r>
      <w:r w:rsidR="00ED2FE5" w:rsidRPr="009272A8">
        <w:rPr>
          <w:rFonts w:ascii="宋体" w:hint="eastAsia"/>
          <w:sz w:val="24"/>
          <w:highlight w:val="yellow"/>
        </w:rPr>
        <w:t>。</w:t>
      </w:r>
    </w:p>
    <w:p w14:paraId="0E29BEF6" w14:textId="7B2CFBD4" w:rsidR="006A2B29" w:rsidRPr="00867F34" w:rsidRDefault="006A2B29" w:rsidP="006A2B29">
      <w:pPr>
        <w:spacing w:line="360" w:lineRule="auto"/>
        <w:ind w:firstLineChars="200" w:firstLine="480"/>
        <w:jc w:val="left"/>
        <w:rPr>
          <w:rFonts w:ascii="宋体"/>
          <w:sz w:val="24"/>
        </w:rPr>
      </w:pPr>
      <w:r w:rsidRPr="00867F34">
        <w:rPr>
          <w:rFonts w:ascii="宋体" w:hint="eastAsia"/>
          <w:sz w:val="24"/>
        </w:rPr>
        <w:t>4.2.3</w:t>
      </w:r>
      <w:r w:rsidRPr="00867F34">
        <w:rPr>
          <w:rFonts w:ascii="宋体"/>
          <w:sz w:val="24"/>
        </w:rPr>
        <w:t xml:space="preserve"> </w:t>
      </w:r>
      <w:r w:rsidRPr="00867F34">
        <w:rPr>
          <w:rFonts w:ascii="宋体" w:hint="eastAsia"/>
          <w:sz w:val="24"/>
        </w:rPr>
        <w:t>高速缓冲存储器</w:t>
      </w:r>
    </w:p>
    <w:p w14:paraId="07C5E35D" w14:textId="398C544B" w:rsidR="006A2B29" w:rsidRPr="00667576" w:rsidRDefault="00661BA8" w:rsidP="006A2B29">
      <w:pPr>
        <w:spacing w:line="360" w:lineRule="auto"/>
        <w:ind w:firstLineChars="200" w:firstLine="480"/>
        <w:jc w:val="left"/>
        <w:rPr>
          <w:rFonts w:ascii="宋体"/>
          <w:sz w:val="24"/>
          <w:u w:val="single"/>
          <w:rPrChange w:id="19" w:author="dabo zhang" w:date="2021-06-15T23:41:00Z">
            <w:rPr>
              <w:rFonts w:ascii="宋体"/>
              <w:sz w:val="24"/>
            </w:rPr>
          </w:rPrChange>
        </w:rPr>
      </w:pPr>
      <w:r w:rsidRPr="00667576">
        <w:rPr>
          <w:rFonts w:ascii="宋体" w:hint="eastAsia"/>
          <w:sz w:val="24"/>
          <w:u w:val="single"/>
          <w:rPrChange w:id="20" w:author="dabo zhang" w:date="2021-06-15T23:41:00Z">
            <w:rPr>
              <w:rFonts w:ascii="宋体" w:hint="eastAsia"/>
              <w:sz w:val="24"/>
            </w:rPr>
          </w:rPrChange>
        </w:rPr>
        <w:t>掌握主存-缓存地址映射的概念和方法（</w:t>
      </w:r>
      <w:r w:rsidRPr="00667576">
        <w:rPr>
          <w:rFonts w:ascii="宋体" w:hint="eastAsia"/>
          <w:sz w:val="24"/>
          <w:highlight w:val="yellow"/>
          <w:u w:val="single"/>
          <w:rPrChange w:id="21" w:author="dabo zhang" w:date="2021-06-15T23:41:00Z">
            <w:rPr>
              <w:rFonts w:ascii="宋体" w:hint="eastAsia"/>
              <w:sz w:val="24"/>
              <w:highlight w:val="yellow"/>
            </w:rPr>
          </w:rPrChange>
        </w:rPr>
        <w:t>全相联映射、直接映射和组相联映射</w:t>
      </w:r>
      <w:r w:rsidRPr="00667576">
        <w:rPr>
          <w:rFonts w:ascii="宋体" w:hint="eastAsia"/>
          <w:sz w:val="24"/>
          <w:u w:val="single"/>
          <w:rPrChange w:id="22" w:author="dabo zhang" w:date="2021-06-15T23:41:00Z">
            <w:rPr>
              <w:rFonts w:ascii="宋体" w:hint="eastAsia"/>
              <w:sz w:val="24"/>
            </w:rPr>
          </w:rPrChange>
        </w:rPr>
        <w:t>。</w:t>
      </w:r>
      <w:r w:rsidRPr="00667576">
        <w:rPr>
          <w:rFonts w:ascii="宋体" w:hint="eastAsia"/>
          <w:sz w:val="24"/>
          <w:highlight w:val="yellow"/>
          <w:u w:val="single"/>
          <w:rPrChange w:id="23" w:author="dabo zhang" w:date="2021-06-15T23:41:00Z">
            <w:rPr>
              <w:rFonts w:ascii="宋体" w:hint="eastAsia"/>
              <w:sz w:val="24"/>
              <w:highlight w:val="yellow"/>
            </w:rPr>
          </w:rPrChange>
        </w:rPr>
        <w:t>主存与缓存的数据块替换策略。</w:t>
      </w:r>
    </w:p>
    <w:p w14:paraId="7779532F" w14:textId="3C4DA3F0" w:rsidR="006A2B29" w:rsidRPr="00867F34" w:rsidRDefault="006A2B29" w:rsidP="006A2B29">
      <w:pPr>
        <w:spacing w:line="360" w:lineRule="auto"/>
        <w:ind w:firstLineChars="200" w:firstLine="480"/>
        <w:jc w:val="left"/>
        <w:rPr>
          <w:rFonts w:ascii="宋体"/>
          <w:sz w:val="24"/>
        </w:rPr>
      </w:pPr>
      <w:r w:rsidRPr="00867F34">
        <w:rPr>
          <w:rFonts w:ascii="宋体" w:hint="eastAsia"/>
          <w:sz w:val="24"/>
        </w:rPr>
        <w:t>4.2.4</w:t>
      </w:r>
      <w:r w:rsidRPr="00867F34">
        <w:rPr>
          <w:rFonts w:ascii="宋体"/>
          <w:sz w:val="24"/>
        </w:rPr>
        <w:t xml:space="preserve"> </w:t>
      </w:r>
      <w:r w:rsidRPr="00867F34">
        <w:rPr>
          <w:rFonts w:ascii="宋体" w:hint="eastAsia"/>
          <w:sz w:val="24"/>
        </w:rPr>
        <w:t>辅助存储器</w:t>
      </w:r>
    </w:p>
    <w:p w14:paraId="0996FB4B" w14:textId="7725794F" w:rsidR="006A2B29" w:rsidRPr="00867F34" w:rsidRDefault="00661BA8" w:rsidP="006A2B29">
      <w:pPr>
        <w:spacing w:line="360" w:lineRule="auto"/>
        <w:ind w:firstLineChars="200" w:firstLine="480"/>
        <w:jc w:val="left"/>
        <w:rPr>
          <w:rFonts w:ascii="宋体"/>
          <w:sz w:val="24"/>
        </w:rPr>
      </w:pPr>
      <w:del w:id="24" w:author="dabo zhang" w:date="2021-06-15T23:41:00Z">
        <w:r w:rsidRPr="00867F34" w:rsidDel="00667576">
          <w:rPr>
            <w:rFonts w:ascii="宋体" w:hint="eastAsia"/>
            <w:sz w:val="24"/>
          </w:rPr>
          <w:delText>掌握</w:delText>
        </w:r>
      </w:del>
      <w:ins w:id="25" w:author="dabo zhang" w:date="2021-06-15T23:41:00Z">
        <w:r w:rsidR="00667576">
          <w:rPr>
            <w:rFonts w:ascii="宋体" w:hint="eastAsia"/>
            <w:sz w:val="24"/>
          </w:rPr>
          <w:t>了解</w:t>
        </w:r>
      </w:ins>
      <w:r w:rsidRPr="00867F34">
        <w:rPr>
          <w:rFonts w:ascii="宋体" w:hint="eastAsia"/>
          <w:sz w:val="24"/>
        </w:rPr>
        <w:t>磁表面存储器的用途和工作原理。</w:t>
      </w:r>
    </w:p>
    <w:p w14:paraId="31B71B55" w14:textId="77777777" w:rsidR="00FD5BAB" w:rsidRDefault="00AB6972">
      <w:pPr>
        <w:spacing w:line="360" w:lineRule="auto"/>
        <w:rPr>
          <w:rFonts w:ascii="宋体"/>
          <w:sz w:val="24"/>
        </w:rPr>
      </w:pPr>
      <w:r>
        <w:rPr>
          <w:rFonts w:ascii="宋体" w:hint="eastAsia"/>
          <w:sz w:val="24"/>
        </w:rPr>
        <w:t xml:space="preserve">  </w:t>
      </w:r>
    </w:p>
    <w:p w14:paraId="58A059BA" w14:textId="77777777" w:rsidR="00FD5BAB" w:rsidRDefault="00AB6972">
      <w:pPr>
        <w:spacing w:line="360" w:lineRule="auto"/>
        <w:jc w:val="center"/>
        <w:rPr>
          <w:rFonts w:ascii="黑体" w:eastAsia="黑体"/>
          <w:b/>
          <w:bCs/>
          <w:sz w:val="28"/>
        </w:rPr>
      </w:pPr>
      <w:r>
        <w:rPr>
          <w:rFonts w:ascii="黑体" w:eastAsia="黑体" w:hint="eastAsia"/>
          <w:b/>
          <w:bCs/>
          <w:sz w:val="28"/>
        </w:rPr>
        <w:t>第五章  输入输出系统</w:t>
      </w:r>
    </w:p>
    <w:p w14:paraId="1A9F2A36" w14:textId="77777777" w:rsidR="00FD5BAB" w:rsidRDefault="00FD5BAB">
      <w:pPr>
        <w:spacing w:line="360" w:lineRule="auto"/>
        <w:rPr>
          <w:sz w:val="24"/>
        </w:rPr>
      </w:pPr>
    </w:p>
    <w:p w14:paraId="672313D6" w14:textId="1D5D8C63" w:rsidR="00FD5BAB" w:rsidRDefault="00FB681B">
      <w:pPr>
        <w:spacing w:line="360" w:lineRule="auto"/>
        <w:ind w:leftChars="228" w:left="1985" w:hangingChars="625" w:hanging="1506"/>
        <w:rPr>
          <w:rFonts w:ascii="黑体" w:eastAsia="黑体"/>
          <w:b/>
          <w:bCs/>
          <w:sz w:val="24"/>
        </w:rPr>
      </w:pPr>
      <w:r>
        <w:rPr>
          <w:rFonts w:ascii="黑体" w:eastAsia="黑体" w:hint="eastAsia"/>
          <w:b/>
          <w:bCs/>
          <w:sz w:val="24"/>
        </w:rPr>
        <w:t>5.1</w:t>
      </w:r>
      <w:r>
        <w:rPr>
          <w:rFonts w:ascii="黑体" w:eastAsia="黑体"/>
          <w:b/>
          <w:bCs/>
          <w:sz w:val="24"/>
        </w:rPr>
        <w:t xml:space="preserve"> </w:t>
      </w:r>
      <w:r w:rsidR="00AB6972">
        <w:rPr>
          <w:rFonts w:ascii="黑体" w:eastAsia="黑体" w:hint="eastAsia"/>
          <w:b/>
          <w:bCs/>
          <w:sz w:val="24"/>
        </w:rPr>
        <w:t xml:space="preserve">考核目标和要求: </w:t>
      </w:r>
    </w:p>
    <w:p w14:paraId="6BA65D7D" w14:textId="633D106E" w:rsidR="00FD5BAB" w:rsidRPr="00FB681B" w:rsidRDefault="00FB681B" w:rsidP="00FB681B">
      <w:pPr>
        <w:spacing w:line="360" w:lineRule="auto"/>
        <w:ind w:firstLineChars="200" w:firstLine="480"/>
        <w:rPr>
          <w:rFonts w:ascii="宋体" w:hAnsi="宋体"/>
          <w:sz w:val="24"/>
        </w:rPr>
      </w:pPr>
      <w:r w:rsidRPr="00FB681B">
        <w:rPr>
          <w:rFonts w:ascii="宋体" w:hAnsi="宋体" w:hint="eastAsia"/>
          <w:sz w:val="24"/>
        </w:rPr>
        <w:t>掌握主机与</w:t>
      </w:r>
      <w:r>
        <w:rPr>
          <w:rFonts w:ascii="宋体" w:hAnsi="宋体"/>
          <w:sz w:val="24"/>
        </w:rPr>
        <w:t>I/O</w:t>
      </w:r>
      <w:r w:rsidRPr="00FB681B">
        <w:rPr>
          <w:rFonts w:ascii="宋体" w:hAnsi="宋体" w:hint="eastAsia"/>
          <w:sz w:val="24"/>
        </w:rPr>
        <w:t>交换信息的三种控制方式(程序查询、程序中断和DMA) 以及它们各自所需的硬件及</w:t>
      </w:r>
      <w:r w:rsidRPr="00FB681B">
        <w:rPr>
          <w:rFonts w:ascii="宋体" w:hAnsi="宋体" w:hint="eastAsia"/>
          <w:sz w:val="24"/>
        </w:rPr>
        <w:lastRenderedPageBreak/>
        <w:t>软件支持。有关这些设备本身的细节，只需一般了解即可。</w:t>
      </w:r>
    </w:p>
    <w:p w14:paraId="685D7374" w14:textId="35CF3F50" w:rsidR="00FD5BAB" w:rsidRPr="00BE69FE" w:rsidRDefault="00BE69FE" w:rsidP="003F30CC">
      <w:pPr>
        <w:pStyle w:val="ac"/>
        <w:numPr>
          <w:ilvl w:val="1"/>
          <w:numId w:val="4"/>
        </w:numPr>
        <w:spacing w:line="360" w:lineRule="auto"/>
        <w:ind w:firstLineChars="0"/>
        <w:rPr>
          <w:rFonts w:ascii="黑体" w:eastAsia="黑体" w:hAnsi="黑体"/>
          <w:b/>
          <w:bCs/>
          <w:sz w:val="24"/>
        </w:rPr>
      </w:pPr>
      <w:r>
        <w:rPr>
          <w:rFonts w:ascii="黑体" w:eastAsia="黑体" w:hAnsi="黑体" w:hint="eastAsia"/>
          <w:b/>
          <w:bCs/>
          <w:sz w:val="24"/>
        </w:rPr>
        <w:t xml:space="preserve"> </w:t>
      </w:r>
      <w:r w:rsidR="00FB681B" w:rsidRPr="00BE69FE">
        <w:rPr>
          <w:rFonts w:ascii="黑体" w:eastAsia="黑体" w:hAnsi="黑体" w:hint="eastAsia"/>
          <w:b/>
          <w:bCs/>
          <w:sz w:val="24"/>
        </w:rPr>
        <w:t>考核的具体内容</w:t>
      </w:r>
    </w:p>
    <w:p w14:paraId="62B29CC1" w14:textId="21FC9B68" w:rsidR="00F7638A" w:rsidRDefault="00F7638A" w:rsidP="00F7638A">
      <w:pPr>
        <w:pStyle w:val="ac"/>
        <w:tabs>
          <w:tab w:val="left" w:pos="1320"/>
        </w:tabs>
        <w:spacing w:line="360" w:lineRule="auto"/>
        <w:ind w:left="241" w:firstLineChars="100" w:firstLine="240"/>
        <w:rPr>
          <w:rFonts w:ascii="宋体"/>
          <w:sz w:val="24"/>
        </w:rPr>
      </w:pPr>
      <w:r w:rsidRPr="00440B04">
        <w:rPr>
          <w:rFonts w:ascii="宋体" w:hint="eastAsia"/>
          <w:sz w:val="24"/>
        </w:rPr>
        <w:t>5</w:t>
      </w:r>
      <w:r w:rsidRPr="00440B04">
        <w:rPr>
          <w:rFonts w:ascii="宋体"/>
          <w:sz w:val="24"/>
        </w:rPr>
        <w:t>.2.1</w:t>
      </w:r>
      <w:r w:rsidRPr="00440B04">
        <w:rPr>
          <w:rFonts w:ascii="宋体" w:hint="eastAsia"/>
          <w:sz w:val="24"/>
        </w:rPr>
        <w:t>输</w:t>
      </w:r>
      <w:r w:rsidRPr="00F7638A">
        <w:rPr>
          <w:rFonts w:ascii="宋体" w:hint="eastAsia"/>
          <w:sz w:val="24"/>
        </w:rPr>
        <w:t>入输出系统的组成</w:t>
      </w:r>
    </w:p>
    <w:p w14:paraId="72E2AA16" w14:textId="2B1203EE" w:rsidR="00F7638A" w:rsidRPr="00F7638A" w:rsidRDefault="00F7638A" w:rsidP="00F7638A">
      <w:pPr>
        <w:tabs>
          <w:tab w:val="left" w:pos="1320"/>
        </w:tabs>
        <w:spacing w:line="360" w:lineRule="auto"/>
        <w:ind w:firstLineChars="175" w:firstLine="420"/>
        <w:rPr>
          <w:rFonts w:ascii="宋体"/>
          <w:sz w:val="24"/>
        </w:rPr>
      </w:pPr>
      <w:r>
        <w:rPr>
          <w:rFonts w:ascii="宋体" w:hint="eastAsia"/>
          <w:sz w:val="24"/>
        </w:rPr>
        <w:t>掌握</w:t>
      </w:r>
      <w:r>
        <w:rPr>
          <w:rFonts w:ascii="宋体"/>
          <w:sz w:val="24"/>
        </w:rPr>
        <w:t>I/O</w:t>
      </w:r>
      <w:r>
        <w:rPr>
          <w:rFonts w:ascii="宋体" w:hint="eastAsia"/>
          <w:sz w:val="24"/>
        </w:rPr>
        <w:t>软件和I</w:t>
      </w:r>
      <w:r>
        <w:rPr>
          <w:rFonts w:ascii="宋体"/>
          <w:sz w:val="24"/>
        </w:rPr>
        <w:t>/O</w:t>
      </w:r>
      <w:r>
        <w:rPr>
          <w:rFonts w:ascii="宋体" w:hint="eastAsia"/>
          <w:sz w:val="24"/>
        </w:rPr>
        <w:t>硬件的作用和组成。</w:t>
      </w:r>
    </w:p>
    <w:p w14:paraId="27E0B6C8" w14:textId="5EB45434" w:rsidR="00FD5BAB" w:rsidRDefault="00AB6972" w:rsidP="003F30CC">
      <w:pPr>
        <w:pStyle w:val="ac"/>
        <w:numPr>
          <w:ilvl w:val="2"/>
          <w:numId w:val="5"/>
        </w:numPr>
        <w:tabs>
          <w:tab w:val="left" w:pos="1320"/>
        </w:tabs>
        <w:spacing w:line="360" w:lineRule="auto"/>
        <w:ind w:firstLineChars="0"/>
        <w:rPr>
          <w:rFonts w:ascii="宋体"/>
          <w:sz w:val="24"/>
        </w:rPr>
      </w:pPr>
      <w:r w:rsidRPr="00DB0797">
        <w:rPr>
          <w:rFonts w:ascii="宋体" w:hint="eastAsia"/>
          <w:sz w:val="24"/>
        </w:rPr>
        <w:t>I/O设备与主机的20</w:t>
      </w:r>
    </w:p>
    <w:p w14:paraId="15C17EA9" w14:textId="77777777" w:rsidR="00500A8D" w:rsidRDefault="00500A8D" w:rsidP="000D2F25">
      <w:pPr>
        <w:tabs>
          <w:tab w:val="left" w:pos="1320"/>
        </w:tabs>
        <w:spacing w:line="360" w:lineRule="auto"/>
        <w:ind w:left="480"/>
        <w:rPr>
          <w:rFonts w:ascii="宋体"/>
          <w:sz w:val="24"/>
        </w:rPr>
      </w:pPr>
      <w:r>
        <w:rPr>
          <w:rFonts w:ascii="宋体" w:hint="eastAsia"/>
          <w:sz w:val="24"/>
        </w:rPr>
        <w:t>掌握:</w:t>
      </w:r>
    </w:p>
    <w:p w14:paraId="08EE4432" w14:textId="77777777" w:rsidR="00500A8D" w:rsidRPr="006518AA" w:rsidRDefault="00500A8D" w:rsidP="003F30CC">
      <w:pPr>
        <w:pStyle w:val="ac"/>
        <w:numPr>
          <w:ilvl w:val="0"/>
          <w:numId w:val="20"/>
        </w:numPr>
        <w:tabs>
          <w:tab w:val="left" w:pos="1320"/>
        </w:tabs>
        <w:spacing w:line="360" w:lineRule="auto"/>
        <w:ind w:firstLineChars="0"/>
        <w:rPr>
          <w:rFonts w:ascii="宋体"/>
          <w:sz w:val="24"/>
        </w:rPr>
      </w:pPr>
      <w:r w:rsidRPr="006518AA">
        <w:rPr>
          <w:rFonts w:ascii="宋体" w:hint="eastAsia"/>
          <w:sz w:val="24"/>
        </w:rPr>
        <w:t>I</w:t>
      </w:r>
      <w:r w:rsidRPr="006518AA">
        <w:rPr>
          <w:rFonts w:ascii="宋体"/>
          <w:sz w:val="24"/>
        </w:rPr>
        <w:t>/O</w:t>
      </w:r>
      <w:r w:rsidR="000D2F25" w:rsidRPr="006518AA">
        <w:rPr>
          <w:rFonts w:ascii="宋体" w:hint="eastAsia"/>
          <w:sz w:val="24"/>
        </w:rPr>
        <w:t>设备与主机交换信息和CPU与主存交换信息</w:t>
      </w:r>
      <w:r w:rsidRPr="006518AA">
        <w:rPr>
          <w:rFonts w:ascii="宋体" w:hint="eastAsia"/>
          <w:sz w:val="24"/>
        </w:rPr>
        <w:t>的不同。</w:t>
      </w:r>
    </w:p>
    <w:p w14:paraId="1B0579B5" w14:textId="794DBD00" w:rsidR="00500A8D" w:rsidRPr="006518AA" w:rsidRDefault="00500A8D" w:rsidP="003F30CC">
      <w:pPr>
        <w:pStyle w:val="ac"/>
        <w:numPr>
          <w:ilvl w:val="0"/>
          <w:numId w:val="20"/>
        </w:numPr>
        <w:tabs>
          <w:tab w:val="left" w:pos="1320"/>
        </w:tabs>
        <w:spacing w:line="360" w:lineRule="auto"/>
        <w:ind w:firstLineChars="0"/>
        <w:rPr>
          <w:rFonts w:ascii="宋体"/>
          <w:sz w:val="24"/>
        </w:rPr>
      </w:pPr>
      <w:r w:rsidRPr="006518AA">
        <w:rPr>
          <w:rFonts w:ascii="宋体" w:hint="eastAsia"/>
          <w:sz w:val="24"/>
        </w:rPr>
        <w:t>I</w:t>
      </w:r>
      <w:r w:rsidRPr="006518AA">
        <w:rPr>
          <w:rFonts w:ascii="宋体"/>
          <w:sz w:val="24"/>
        </w:rPr>
        <w:t>/O</w:t>
      </w:r>
      <w:r w:rsidR="000D2F25" w:rsidRPr="006518AA">
        <w:rPr>
          <w:rFonts w:ascii="宋体" w:hint="eastAsia"/>
          <w:sz w:val="24"/>
        </w:rPr>
        <w:t>的编址方式有与存储器统一编址和</w:t>
      </w:r>
      <w:r w:rsidRPr="006518AA">
        <w:rPr>
          <w:rFonts w:ascii="宋体" w:hint="eastAsia"/>
          <w:sz w:val="24"/>
        </w:rPr>
        <w:t>独立</w:t>
      </w:r>
      <w:r w:rsidR="000D2F25" w:rsidRPr="006518AA">
        <w:rPr>
          <w:rFonts w:ascii="宋体" w:hint="eastAsia"/>
          <w:sz w:val="24"/>
        </w:rPr>
        <w:t>编址。</w:t>
      </w:r>
    </w:p>
    <w:p w14:paraId="2A8BE9DC" w14:textId="77777777" w:rsidR="006518AA" w:rsidRDefault="00500A8D" w:rsidP="003F30CC">
      <w:pPr>
        <w:pStyle w:val="ac"/>
        <w:numPr>
          <w:ilvl w:val="0"/>
          <w:numId w:val="20"/>
        </w:numPr>
        <w:tabs>
          <w:tab w:val="left" w:pos="1320"/>
        </w:tabs>
        <w:spacing w:line="360" w:lineRule="auto"/>
        <w:ind w:firstLineChars="0"/>
        <w:rPr>
          <w:rFonts w:ascii="宋体"/>
          <w:sz w:val="24"/>
        </w:rPr>
      </w:pPr>
      <w:r w:rsidRPr="006518AA">
        <w:rPr>
          <w:rFonts w:ascii="宋体" w:hint="eastAsia"/>
          <w:sz w:val="24"/>
        </w:rPr>
        <w:t>I</w:t>
      </w:r>
      <w:r w:rsidRPr="006518AA">
        <w:rPr>
          <w:rFonts w:ascii="宋体"/>
          <w:sz w:val="24"/>
        </w:rPr>
        <w:t>/O</w:t>
      </w:r>
      <w:r w:rsidRPr="006518AA">
        <w:rPr>
          <w:rFonts w:ascii="宋体" w:hint="eastAsia"/>
          <w:sz w:val="24"/>
        </w:rPr>
        <w:t>与主机的联络方式</w:t>
      </w:r>
    </w:p>
    <w:p w14:paraId="6DD32AD3" w14:textId="0A70F5A1" w:rsidR="00500A8D" w:rsidRPr="006518AA" w:rsidRDefault="000D2F25" w:rsidP="006518AA">
      <w:pPr>
        <w:tabs>
          <w:tab w:val="left" w:pos="1320"/>
        </w:tabs>
        <w:spacing w:line="360" w:lineRule="auto"/>
        <w:ind w:firstLineChars="200" w:firstLine="480"/>
        <w:rPr>
          <w:rFonts w:ascii="宋体"/>
          <w:sz w:val="24"/>
        </w:rPr>
      </w:pPr>
      <w:r w:rsidRPr="006518AA">
        <w:rPr>
          <w:rFonts w:ascii="宋体" w:hint="eastAsia"/>
          <w:sz w:val="24"/>
        </w:rPr>
        <w:t>对于十分缓慢的设备应采用立即响应方式联络;对于与主机速度极不匹配的设备则采用异步方式联络;对于要求与主机速度完全匹配的设备，需采用同步方式联络。</w:t>
      </w:r>
    </w:p>
    <w:p w14:paraId="5E69D586" w14:textId="3C1ADE69" w:rsidR="00500A8D" w:rsidRPr="006518AA" w:rsidRDefault="00500A8D" w:rsidP="003F30CC">
      <w:pPr>
        <w:pStyle w:val="ac"/>
        <w:numPr>
          <w:ilvl w:val="0"/>
          <w:numId w:val="20"/>
        </w:numPr>
        <w:tabs>
          <w:tab w:val="left" w:pos="1320"/>
        </w:tabs>
        <w:spacing w:line="360" w:lineRule="auto"/>
        <w:ind w:firstLineChars="0"/>
        <w:rPr>
          <w:rFonts w:ascii="宋体"/>
          <w:sz w:val="24"/>
        </w:rPr>
      </w:pPr>
      <w:r w:rsidRPr="006518AA">
        <w:rPr>
          <w:rFonts w:ascii="宋体" w:hint="eastAsia"/>
          <w:sz w:val="24"/>
        </w:rPr>
        <w:t>I</w:t>
      </w:r>
      <w:r w:rsidRPr="006518AA">
        <w:rPr>
          <w:rFonts w:ascii="宋体"/>
          <w:sz w:val="24"/>
        </w:rPr>
        <w:t>/O</w:t>
      </w:r>
      <w:r w:rsidR="000D2F25" w:rsidRPr="006518AA">
        <w:rPr>
          <w:rFonts w:ascii="宋体" w:hint="eastAsia"/>
          <w:sz w:val="24"/>
        </w:rPr>
        <w:t xml:space="preserve"> 的传送方式是指数据是串行传送还是并行传送。</w:t>
      </w:r>
    </w:p>
    <w:p w14:paraId="470F36BE" w14:textId="39D2934D" w:rsidR="000D2F25" w:rsidRPr="006518AA" w:rsidRDefault="00500A8D" w:rsidP="003F30CC">
      <w:pPr>
        <w:pStyle w:val="ac"/>
        <w:numPr>
          <w:ilvl w:val="0"/>
          <w:numId w:val="20"/>
        </w:numPr>
        <w:tabs>
          <w:tab w:val="left" w:pos="1320"/>
        </w:tabs>
        <w:spacing w:line="360" w:lineRule="auto"/>
        <w:ind w:firstLineChars="0"/>
        <w:rPr>
          <w:rFonts w:ascii="宋体"/>
          <w:sz w:val="24"/>
        </w:rPr>
      </w:pPr>
      <w:r w:rsidRPr="006518AA">
        <w:rPr>
          <w:rFonts w:ascii="宋体" w:hint="eastAsia"/>
          <w:sz w:val="24"/>
        </w:rPr>
        <w:t>I</w:t>
      </w:r>
      <w:r w:rsidRPr="006518AA">
        <w:rPr>
          <w:rFonts w:ascii="宋体"/>
          <w:sz w:val="24"/>
        </w:rPr>
        <w:t>/O</w:t>
      </w:r>
      <w:r w:rsidR="000D2F25" w:rsidRPr="006518AA">
        <w:rPr>
          <w:rFonts w:ascii="宋体" w:hint="eastAsia"/>
          <w:sz w:val="24"/>
        </w:rPr>
        <w:t>的连接方式是指</w:t>
      </w:r>
      <w:r w:rsidRPr="006518AA">
        <w:rPr>
          <w:rFonts w:ascii="宋体" w:hint="eastAsia"/>
          <w:sz w:val="24"/>
        </w:rPr>
        <w:t>I</w:t>
      </w:r>
      <w:r w:rsidRPr="006518AA">
        <w:rPr>
          <w:rFonts w:ascii="宋体"/>
          <w:sz w:val="24"/>
        </w:rPr>
        <w:t>/O</w:t>
      </w:r>
      <w:r w:rsidR="000D2F25" w:rsidRPr="006518AA">
        <w:rPr>
          <w:rFonts w:ascii="宋体" w:hint="eastAsia"/>
          <w:sz w:val="24"/>
        </w:rPr>
        <w:t>与主机之间采用辐射式还是总线式连接。现代计算机大多采用总线连接方式。</w:t>
      </w:r>
    </w:p>
    <w:p w14:paraId="51824506" w14:textId="7E083DC8" w:rsidR="00FD5BAB" w:rsidRDefault="009C64CF" w:rsidP="009C64CF">
      <w:pPr>
        <w:spacing w:line="360" w:lineRule="auto"/>
        <w:ind w:firstLineChars="200" w:firstLine="480"/>
        <w:rPr>
          <w:rFonts w:ascii="宋体"/>
          <w:b/>
          <w:bCs/>
          <w:sz w:val="24"/>
        </w:rPr>
      </w:pPr>
      <w:r>
        <w:rPr>
          <w:rFonts w:ascii="宋体" w:hint="eastAsia"/>
          <w:sz w:val="24"/>
        </w:rPr>
        <w:t>5.2.3</w:t>
      </w:r>
      <w:r>
        <w:rPr>
          <w:rFonts w:ascii="宋体"/>
          <w:sz w:val="24"/>
        </w:rPr>
        <w:t xml:space="preserve"> </w:t>
      </w:r>
      <w:r>
        <w:rPr>
          <w:rFonts w:ascii="宋体" w:hint="eastAsia"/>
          <w:sz w:val="24"/>
        </w:rPr>
        <w:t>I</w:t>
      </w:r>
      <w:r>
        <w:rPr>
          <w:rFonts w:ascii="宋体"/>
          <w:sz w:val="24"/>
        </w:rPr>
        <w:t>/O</w:t>
      </w:r>
      <w:r>
        <w:rPr>
          <w:rFonts w:ascii="宋体" w:hint="eastAsia"/>
          <w:sz w:val="24"/>
        </w:rPr>
        <w:t>接口</w:t>
      </w:r>
    </w:p>
    <w:p w14:paraId="0EE312A6" w14:textId="2A77A880" w:rsidR="00021D3D" w:rsidRDefault="006518AA" w:rsidP="00793EE3">
      <w:pPr>
        <w:spacing w:line="360" w:lineRule="auto"/>
        <w:ind w:firstLine="480"/>
        <w:rPr>
          <w:rFonts w:ascii="宋体"/>
          <w:sz w:val="24"/>
        </w:rPr>
      </w:pPr>
      <w:r>
        <w:rPr>
          <w:rFonts w:ascii="宋体" w:hint="eastAsia"/>
          <w:sz w:val="24"/>
        </w:rPr>
        <w:t>掌握</w:t>
      </w:r>
      <w:r w:rsidR="007F4279">
        <w:rPr>
          <w:rFonts w:ascii="宋体"/>
          <w:sz w:val="24"/>
        </w:rPr>
        <w:t>I/O</w:t>
      </w:r>
      <w:r w:rsidR="007F4279">
        <w:rPr>
          <w:rFonts w:ascii="宋体" w:hint="eastAsia"/>
          <w:sz w:val="24"/>
        </w:rPr>
        <w:t>接口的功能和</w:t>
      </w:r>
      <w:r w:rsidR="00021D3D">
        <w:rPr>
          <w:rFonts w:ascii="宋体" w:hint="eastAsia"/>
          <w:sz w:val="24"/>
        </w:rPr>
        <w:t>和组成。</w:t>
      </w:r>
    </w:p>
    <w:p w14:paraId="44C9F473" w14:textId="45B04B9F" w:rsidR="00FD5BAB" w:rsidRDefault="00021D3D" w:rsidP="00793EE3">
      <w:pPr>
        <w:spacing w:line="360" w:lineRule="auto"/>
        <w:ind w:firstLine="480"/>
        <w:rPr>
          <w:rFonts w:ascii="宋体"/>
          <w:sz w:val="24"/>
        </w:rPr>
      </w:pPr>
      <w:r>
        <w:rPr>
          <w:rFonts w:ascii="宋体" w:hint="eastAsia"/>
          <w:sz w:val="24"/>
        </w:rPr>
        <w:t>接口的类型：</w:t>
      </w:r>
      <w:r w:rsidR="007F4279">
        <w:rPr>
          <w:rFonts w:ascii="宋体" w:hint="eastAsia"/>
          <w:sz w:val="24"/>
        </w:rPr>
        <w:t>数据口、控制口、状态口。</w:t>
      </w:r>
    </w:p>
    <w:p w14:paraId="6ED6A50E" w14:textId="04C7833A" w:rsidR="00793EE3" w:rsidRDefault="00B902A0" w:rsidP="003F30CC">
      <w:pPr>
        <w:pStyle w:val="ac"/>
        <w:numPr>
          <w:ilvl w:val="2"/>
          <w:numId w:val="5"/>
        </w:numPr>
        <w:spacing w:line="360" w:lineRule="auto"/>
        <w:ind w:firstLineChars="0"/>
        <w:rPr>
          <w:rFonts w:ascii="宋体"/>
          <w:sz w:val="24"/>
        </w:rPr>
      </w:pPr>
      <w:r w:rsidRPr="00B902A0">
        <w:rPr>
          <w:rFonts w:ascii="宋体"/>
          <w:sz w:val="24"/>
        </w:rPr>
        <w:t>I/O</w:t>
      </w:r>
      <w:r w:rsidRPr="00B902A0">
        <w:rPr>
          <w:rFonts w:ascii="宋体" w:hint="eastAsia"/>
          <w:sz w:val="24"/>
        </w:rPr>
        <w:t>接口与主机交换信息的方式-程序查询方式</w:t>
      </w:r>
    </w:p>
    <w:p w14:paraId="3ABFEF9E" w14:textId="77777777" w:rsidR="006518AA" w:rsidRDefault="00CE5B41" w:rsidP="00CE5B41">
      <w:pPr>
        <w:spacing w:line="360" w:lineRule="auto"/>
        <w:ind w:left="480"/>
        <w:rPr>
          <w:rFonts w:ascii="宋体"/>
          <w:sz w:val="24"/>
        </w:rPr>
      </w:pPr>
      <w:r>
        <w:rPr>
          <w:rFonts w:ascii="宋体" w:hint="eastAsia"/>
          <w:sz w:val="24"/>
        </w:rPr>
        <w:t>掌握：</w:t>
      </w:r>
    </w:p>
    <w:p w14:paraId="098A7C53" w14:textId="77777777" w:rsidR="006518AA" w:rsidRPr="006518AA" w:rsidRDefault="00CE5B41" w:rsidP="003F30CC">
      <w:pPr>
        <w:pStyle w:val="ac"/>
        <w:numPr>
          <w:ilvl w:val="0"/>
          <w:numId w:val="21"/>
        </w:numPr>
        <w:spacing w:line="360" w:lineRule="auto"/>
        <w:ind w:firstLineChars="0"/>
        <w:rPr>
          <w:rFonts w:ascii="宋体"/>
          <w:sz w:val="24"/>
        </w:rPr>
      </w:pPr>
      <w:r w:rsidRPr="006518AA">
        <w:rPr>
          <w:rFonts w:ascii="宋体" w:hint="eastAsia"/>
          <w:sz w:val="24"/>
        </w:rPr>
        <w:t>程序查询方式的特点</w:t>
      </w:r>
    </w:p>
    <w:p w14:paraId="3F15CF3B" w14:textId="77777777" w:rsidR="006518AA" w:rsidRPr="006518AA" w:rsidRDefault="00CE5B41" w:rsidP="003F30CC">
      <w:pPr>
        <w:pStyle w:val="ac"/>
        <w:numPr>
          <w:ilvl w:val="0"/>
          <w:numId w:val="21"/>
        </w:numPr>
        <w:spacing w:line="360" w:lineRule="auto"/>
        <w:ind w:firstLineChars="0"/>
        <w:rPr>
          <w:rFonts w:ascii="宋体"/>
          <w:sz w:val="24"/>
        </w:rPr>
      </w:pPr>
      <w:r w:rsidRPr="006518AA">
        <w:rPr>
          <w:rFonts w:ascii="宋体" w:hint="eastAsia"/>
          <w:sz w:val="24"/>
        </w:rPr>
        <w:t>接口电路</w:t>
      </w:r>
    </w:p>
    <w:p w14:paraId="75020296" w14:textId="64F4F730" w:rsidR="00CE5B41" w:rsidRPr="006518AA" w:rsidRDefault="00CE5B41" w:rsidP="003F30CC">
      <w:pPr>
        <w:pStyle w:val="ac"/>
        <w:numPr>
          <w:ilvl w:val="0"/>
          <w:numId w:val="21"/>
        </w:numPr>
        <w:spacing w:line="360" w:lineRule="auto"/>
        <w:ind w:firstLineChars="0"/>
        <w:rPr>
          <w:rFonts w:ascii="宋体"/>
          <w:sz w:val="24"/>
        </w:rPr>
      </w:pPr>
      <w:r w:rsidRPr="006518AA">
        <w:rPr>
          <w:rFonts w:ascii="宋体" w:hint="eastAsia"/>
          <w:sz w:val="24"/>
        </w:rPr>
        <w:t>程序流程</w:t>
      </w:r>
    </w:p>
    <w:p w14:paraId="47DFBFB4" w14:textId="688D79EE" w:rsidR="00B902A0" w:rsidRDefault="00B902A0" w:rsidP="003F30CC">
      <w:pPr>
        <w:pStyle w:val="ac"/>
        <w:numPr>
          <w:ilvl w:val="2"/>
          <w:numId w:val="5"/>
        </w:numPr>
        <w:spacing w:line="360" w:lineRule="auto"/>
        <w:ind w:firstLineChars="0"/>
        <w:rPr>
          <w:rFonts w:ascii="宋体"/>
          <w:sz w:val="24"/>
        </w:rPr>
      </w:pPr>
      <w:r w:rsidRPr="00B902A0">
        <w:rPr>
          <w:rFonts w:ascii="宋体"/>
          <w:sz w:val="24"/>
        </w:rPr>
        <w:t>I/O</w:t>
      </w:r>
      <w:r w:rsidRPr="00B902A0">
        <w:rPr>
          <w:rFonts w:ascii="宋体" w:hint="eastAsia"/>
          <w:sz w:val="24"/>
        </w:rPr>
        <w:t>接口与主机交换信息的方式-程序</w:t>
      </w:r>
      <w:r>
        <w:rPr>
          <w:rFonts w:ascii="宋体" w:hint="eastAsia"/>
          <w:sz w:val="24"/>
        </w:rPr>
        <w:t>中断</w:t>
      </w:r>
      <w:r w:rsidRPr="00B902A0">
        <w:rPr>
          <w:rFonts w:ascii="宋体" w:hint="eastAsia"/>
          <w:sz w:val="24"/>
        </w:rPr>
        <w:t>方式</w:t>
      </w:r>
    </w:p>
    <w:p w14:paraId="7279C364" w14:textId="77777777" w:rsidR="00D14E8C" w:rsidRDefault="00CE5B41" w:rsidP="00CE5B41">
      <w:pPr>
        <w:spacing w:line="360" w:lineRule="auto"/>
        <w:ind w:left="480"/>
        <w:rPr>
          <w:rFonts w:ascii="宋体"/>
          <w:sz w:val="24"/>
        </w:rPr>
      </w:pPr>
      <w:r>
        <w:rPr>
          <w:rFonts w:ascii="宋体" w:hint="eastAsia"/>
          <w:sz w:val="24"/>
        </w:rPr>
        <w:t>掌握：</w:t>
      </w:r>
    </w:p>
    <w:p w14:paraId="4D686877" w14:textId="7F36C03C" w:rsidR="00D14E8C" w:rsidRPr="006518AA" w:rsidRDefault="00CE5B41" w:rsidP="003F30CC">
      <w:pPr>
        <w:pStyle w:val="ac"/>
        <w:numPr>
          <w:ilvl w:val="0"/>
          <w:numId w:val="22"/>
        </w:numPr>
        <w:spacing w:line="360" w:lineRule="auto"/>
        <w:ind w:firstLineChars="0"/>
        <w:rPr>
          <w:rFonts w:ascii="宋体"/>
          <w:sz w:val="24"/>
        </w:rPr>
      </w:pPr>
      <w:r w:rsidRPr="006518AA">
        <w:rPr>
          <w:rFonts w:ascii="宋体" w:hint="eastAsia"/>
          <w:sz w:val="24"/>
        </w:rPr>
        <w:t>程序中断方式的特点，接口电路</w:t>
      </w:r>
      <w:r w:rsidR="00D14E8C" w:rsidRPr="006518AA">
        <w:rPr>
          <w:rFonts w:ascii="宋体" w:hint="eastAsia"/>
          <w:sz w:val="24"/>
        </w:rPr>
        <w:t>。</w:t>
      </w:r>
    </w:p>
    <w:p w14:paraId="09A6B105" w14:textId="77777777" w:rsidR="006518AA" w:rsidRDefault="00CE5B41" w:rsidP="003F30CC">
      <w:pPr>
        <w:pStyle w:val="ac"/>
        <w:numPr>
          <w:ilvl w:val="0"/>
          <w:numId w:val="22"/>
        </w:numPr>
        <w:spacing w:line="360" w:lineRule="auto"/>
        <w:ind w:firstLineChars="0"/>
        <w:rPr>
          <w:rFonts w:ascii="宋体"/>
          <w:sz w:val="24"/>
        </w:rPr>
      </w:pPr>
      <w:r w:rsidRPr="006518AA">
        <w:rPr>
          <w:rFonts w:ascii="宋体" w:hint="eastAsia"/>
          <w:sz w:val="24"/>
        </w:rPr>
        <w:t>中断处理过程</w:t>
      </w:r>
    </w:p>
    <w:p w14:paraId="168B9A32" w14:textId="142279C8" w:rsidR="00CE5B41" w:rsidRPr="006518AA" w:rsidRDefault="00CE5B41" w:rsidP="006518AA">
      <w:pPr>
        <w:spacing w:line="360" w:lineRule="auto"/>
        <w:ind w:left="480"/>
        <w:rPr>
          <w:rFonts w:ascii="宋体"/>
          <w:sz w:val="24"/>
        </w:rPr>
      </w:pPr>
      <w:r w:rsidRPr="006518AA">
        <w:rPr>
          <w:rFonts w:ascii="宋体" w:hint="eastAsia"/>
          <w:sz w:val="24"/>
        </w:rPr>
        <w:t>可简单归纳为中断请求、中断判优、中断响应、中断服务和中断返回五个阶段。</w:t>
      </w:r>
    </w:p>
    <w:p w14:paraId="5E8162F2" w14:textId="3BDD8576" w:rsidR="00D14E8C" w:rsidRPr="006518AA" w:rsidRDefault="00D14E8C" w:rsidP="003F30CC">
      <w:pPr>
        <w:pStyle w:val="ac"/>
        <w:numPr>
          <w:ilvl w:val="0"/>
          <w:numId w:val="22"/>
        </w:numPr>
        <w:spacing w:line="360" w:lineRule="auto"/>
        <w:ind w:firstLineChars="0"/>
        <w:rPr>
          <w:rFonts w:ascii="宋体"/>
          <w:sz w:val="24"/>
        </w:rPr>
      </w:pPr>
      <w:r w:rsidRPr="006518AA">
        <w:rPr>
          <w:rFonts w:ascii="宋体" w:hint="eastAsia"/>
          <w:sz w:val="24"/>
        </w:rPr>
        <w:t>中断服务程序的流程</w:t>
      </w:r>
    </w:p>
    <w:p w14:paraId="57CAE605" w14:textId="4449CE6F" w:rsidR="00CE5B41" w:rsidRPr="006518AA" w:rsidRDefault="00CE5B41" w:rsidP="003F30CC">
      <w:pPr>
        <w:pStyle w:val="ac"/>
        <w:numPr>
          <w:ilvl w:val="0"/>
          <w:numId w:val="22"/>
        </w:numPr>
        <w:spacing w:line="360" w:lineRule="auto"/>
        <w:ind w:firstLineChars="0"/>
        <w:rPr>
          <w:rFonts w:ascii="宋体"/>
          <w:sz w:val="24"/>
        </w:rPr>
      </w:pPr>
      <w:r w:rsidRPr="006518AA">
        <w:rPr>
          <w:rFonts w:ascii="宋体" w:hint="eastAsia"/>
          <w:sz w:val="24"/>
        </w:rPr>
        <w:t>单重中断和多重中断</w:t>
      </w:r>
      <w:r w:rsidR="00A749A0" w:rsidRPr="006518AA">
        <w:rPr>
          <w:rFonts w:ascii="宋体" w:hint="eastAsia"/>
          <w:sz w:val="24"/>
        </w:rPr>
        <w:t>的概念</w:t>
      </w:r>
    </w:p>
    <w:p w14:paraId="6DCA3494" w14:textId="65EC3A89" w:rsidR="00B902A0" w:rsidRDefault="00B902A0" w:rsidP="003F30CC">
      <w:pPr>
        <w:pStyle w:val="ac"/>
        <w:numPr>
          <w:ilvl w:val="2"/>
          <w:numId w:val="5"/>
        </w:numPr>
        <w:spacing w:line="360" w:lineRule="auto"/>
        <w:ind w:firstLineChars="0"/>
        <w:rPr>
          <w:rFonts w:ascii="宋体"/>
          <w:sz w:val="24"/>
        </w:rPr>
      </w:pPr>
      <w:r w:rsidRPr="00B902A0">
        <w:rPr>
          <w:rFonts w:ascii="宋体"/>
          <w:sz w:val="24"/>
        </w:rPr>
        <w:t>I/O</w:t>
      </w:r>
      <w:r w:rsidRPr="00B902A0">
        <w:rPr>
          <w:rFonts w:ascii="宋体" w:hint="eastAsia"/>
          <w:sz w:val="24"/>
        </w:rPr>
        <w:t>接口与主机交换信息的方式-</w:t>
      </w:r>
      <w:r>
        <w:rPr>
          <w:rFonts w:ascii="宋体" w:hint="eastAsia"/>
          <w:sz w:val="24"/>
        </w:rPr>
        <w:t>DMA</w:t>
      </w:r>
      <w:r w:rsidRPr="00B902A0">
        <w:rPr>
          <w:rFonts w:ascii="宋体" w:hint="eastAsia"/>
          <w:sz w:val="24"/>
        </w:rPr>
        <w:t>方式</w:t>
      </w:r>
    </w:p>
    <w:p w14:paraId="255AD835" w14:textId="77777777" w:rsidR="00D14E8C" w:rsidRDefault="00D14E8C" w:rsidP="00D14E8C">
      <w:pPr>
        <w:tabs>
          <w:tab w:val="left" w:pos="1200"/>
        </w:tabs>
        <w:spacing w:line="360" w:lineRule="auto"/>
        <w:ind w:left="480"/>
        <w:rPr>
          <w:rFonts w:ascii="宋体"/>
          <w:sz w:val="24"/>
        </w:rPr>
      </w:pPr>
      <w:r>
        <w:rPr>
          <w:rFonts w:ascii="宋体" w:hint="eastAsia"/>
          <w:sz w:val="24"/>
        </w:rPr>
        <w:t>掌握：</w:t>
      </w:r>
    </w:p>
    <w:p w14:paraId="4A6DD594" w14:textId="777890AD" w:rsidR="00D14E8C" w:rsidRDefault="00D14E8C" w:rsidP="00D14E8C">
      <w:pPr>
        <w:tabs>
          <w:tab w:val="left" w:pos="1200"/>
        </w:tabs>
        <w:spacing w:line="360" w:lineRule="auto"/>
        <w:ind w:left="480"/>
        <w:rPr>
          <w:rFonts w:ascii="宋体"/>
          <w:sz w:val="24"/>
        </w:rPr>
      </w:pPr>
      <w:r>
        <w:rPr>
          <w:rFonts w:ascii="宋体" w:hint="eastAsia"/>
          <w:sz w:val="24"/>
        </w:rPr>
        <w:t>1.</w:t>
      </w:r>
      <w:r w:rsidR="00AB6972">
        <w:rPr>
          <w:rFonts w:ascii="宋体" w:hint="eastAsia"/>
          <w:sz w:val="24"/>
        </w:rPr>
        <w:t>DMA方式的特点</w:t>
      </w:r>
    </w:p>
    <w:p w14:paraId="16B4C985" w14:textId="5F04C500" w:rsidR="00D14E8C" w:rsidRDefault="00D14E8C" w:rsidP="00D14E8C">
      <w:pPr>
        <w:tabs>
          <w:tab w:val="left" w:pos="1200"/>
        </w:tabs>
        <w:spacing w:line="360" w:lineRule="auto"/>
        <w:ind w:left="480"/>
        <w:rPr>
          <w:rFonts w:ascii="宋体"/>
          <w:sz w:val="24"/>
        </w:rPr>
      </w:pPr>
      <w:r>
        <w:rPr>
          <w:rFonts w:ascii="宋体" w:hint="eastAsia"/>
          <w:sz w:val="24"/>
        </w:rPr>
        <w:t>2.DMA的传送方式</w:t>
      </w:r>
    </w:p>
    <w:p w14:paraId="55067148" w14:textId="6D325032" w:rsidR="00D14E8C" w:rsidRPr="006518AA" w:rsidRDefault="00D14E8C" w:rsidP="003F30CC">
      <w:pPr>
        <w:pStyle w:val="ac"/>
        <w:numPr>
          <w:ilvl w:val="0"/>
          <w:numId w:val="23"/>
        </w:numPr>
        <w:tabs>
          <w:tab w:val="left" w:pos="1200"/>
        </w:tabs>
        <w:spacing w:line="360" w:lineRule="auto"/>
        <w:ind w:firstLineChars="0"/>
        <w:rPr>
          <w:rFonts w:ascii="宋体"/>
          <w:sz w:val="24"/>
        </w:rPr>
      </w:pPr>
      <w:r w:rsidRPr="006518AA">
        <w:rPr>
          <w:rFonts w:ascii="宋体" w:hint="eastAsia"/>
          <w:sz w:val="24"/>
        </w:rPr>
        <w:lastRenderedPageBreak/>
        <w:t>禁止CPU访问主存</w:t>
      </w:r>
    </w:p>
    <w:p w14:paraId="55137DEA" w14:textId="46F35B6C" w:rsidR="00D14E8C" w:rsidRPr="006518AA" w:rsidRDefault="00D14E8C" w:rsidP="003F30CC">
      <w:pPr>
        <w:pStyle w:val="ac"/>
        <w:numPr>
          <w:ilvl w:val="0"/>
          <w:numId w:val="23"/>
        </w:numPr>
        <w:tabs>
          <w:tab w:val="left" w:pos="1200"/>
        </w:tabs>
        <w:spacing w:line="360" w:lineRule="auto"/>
        <w:ind w:firstLineChars="0"/>
        <w:rPr>
          <w:rFonts w:ascii="宋体"/>
          <w:sz w:val="24"/>
        </w:rPr>
      </w:pPr>
      <w:r w:rsidRPr="006518AA">
        <w:rPr>
          <w:rFonts w:ascii="宋体" w:hint="eastAsia"/>
          <w:sz w:val="24"/>
        </w:rPr>
        <w:t>周期挪用</w:t>
      </w:r>
    </w:p>
    <w:p w14:paraId="261F8C72" w14:textId="7C47428F" w:rsidR="00D14E8C" w:rsidRPr="006518AA" w:rsidRDefault="00D14E8C" w:rsidP="003F30CC">
      <w:pPr>
        <w:pStyle w:val="ac"/>
        <w:numPr>
          <w:ilvl w:val="0"/>
          <w:numId w:val="23"/>
        </w:numPr>
        <w:tabs>
          <w:tab w:val="left" w:pos="1200"/>
        </w:tabs>
        <w:spacing w:line="360" w:lineRule="auto"/>
        <w:ind w:firstLineChars="0"/>
        <w:rPr>
          <w:rFonts w:ascii="宋体"/>
          <w:sz w:val="24"/>
        </w:rPr>
      </w:pPr>
      <w:r w:rsidRPr="006518AA">
        <w:rPr>
          <w:rFonts w:ascii="宋体" w:hint="eastAsia"/>
          <w:sz w:val="24"/>
        </w:rPr>
        <w:t>DMAC与CPU交替访问主存</w:t>
      </w:r>
    </w:p>
    <w:p w14:paraId="73081E67" w14:textId="4B022CB8" w:rsidR="00D14E8C" w:rsidRPr="00D14E8C" w:rsidRDefault="00D14E8C" w:rsidP="00D14E8C">
      <w:pPr>
        <w:tabs>
          <w:tab w:val="left" w:pos="1200"/>
        </w:tabs>
        <w:spacing w:line="360" w:lineRule="auto"/>
        <w:ind w:left="480"/>
        <w:rPr>
          <w:rFonts w:ascii="宋体"/>
          <w:sz w:val="24"/>
        </w:rPr>
      </w:pPr>
      <w:r>
        <w:rPr>
          <w:rFonts w:ascii="宋体" w:hint="eastAsia"/>
          <w:sz w:val="24"/>
        </w:rPr>
        <w:t>3.DMA方式的接口电路</w:t>
      </w:r>
    </w:p>
    <w:p w14:paraId="6540C4F1" w14:textId="2DAC55CF" w:rsidR="00D14E8C" w:rsidRDefault="00D14E8C" w:rsidP="00D14E8C">
      <w:pPr>
        <w:spacing w:line="360" w:lineRule="auto"/>
        <w:ind w:left="480"/>
        <w:rPr>
          <w:rFonts w:ascii="宋体"/>
          <w:sz w:val="24"/>
        </w:rPr>
      </w:pPr>
      <w:r>
        <w:rPr>
          <w:rFonts w:ascii="宋体" w:hint="eastAsia"/>
          <w:sz w:val="24"/>
        </w:rPr>
        <w:t>4.DMA的传送过程：预处理、数据传送、后处理</w:t>
      </w:r>
    </w:p>
    <w:p w14:paraId="7E00F5C2" w14:textId="77777777" w:rsidR="00FD5BAB" w:rsidRDefault="00AB6972">
      <w:pPr>
        <w:spacing w:line="360" w:lineRule="auto"/>
        <w:rPr>
          <w:rFonts w:ascii="宋体"/>
          <w:sz w:val="24"/>
        </w:rPr>
      </w:pPr>
      <w:r>
        <w:rPr>
          <w:rFonts w:ascii="宋体" w:hint="eastAsia"/>
          <w:sz w:val="24"/>
        </w:rPr>
        <w:t xml:space="preserve">  </w:t>
      </w:r>
    </w:p>
    <w:p w14:paraId="05E10D2A" w14:textId="77777777" w:rsidR="00FD5BAB" w:rsidRDefault="00AB6972">
      <w:pPr>
        <w:spacing w:line="360" w:lineRule="auto"/>
        <w:jc w:val="center"/>
        <w:rPr>
          <w:rFonts w:ascii="黑体" w:eastAsia="黑体"/>
          <w:b/>
          <w:bCs/>
          <w:sz w:val="28"/>
        </w:rPr>
      </w:pPr>
      <w:r>
        <w:rPr>
          <w:rFonts w:ascii="黑体" w:eastAsia="黑体" w:hint="eastAsia"/>
          <w:b/>
          <w:bCs/>
          <w:sz w:val="28"/>
        </w:rPr>
        <w:t>第六章  计算机的运算方法</w:t>
      </w:r>
    </w:p>
    <w:p w14:paraId="25C2B723" w14:textId="77777777" w:rsidR="00FD5BAB" w:rsidRDefault="00FD5BAB">
      <w:pPr>
        <w:spacing w:line="360" w:lineRule="auto"/>
        <w:rPr>
          <w:sz w:val="24"/>
        </w:rPr>
      </w:pPr>
    </w:p>
    <w:p w14:paraId="39F87A01" w14:textId="6FC7B4B1" w:rsidR="00FD5BAB" w:rsidRDefault="00AC2207">
      <w:pPr>
        <w:spacing w:line="360" w:lineRule="auto"/>
        <w:ind w:leftChars="228" w:left="1985" w:hangingChars="625" w:hanging="1506"/>
        <w:rPr>
          <w:rFonts w:ascii="黑体" w:eastAsia="黑体"/>
          <w:b/>
          <w:bCs/>
          <w:sz w:val="24"/>
        </w:rPr>
      </w:pPr>
      <w:r>
        <w:rPr>
          <w:rFonts w:ascii="黑体" w:eastAsia="黑体" w:hint="eastAsia"/>
          <w:b/>
          <w:bCs/>
          <w:sz w:val="24"/>
        </w:rPr>
        <w:t>6.1</w:t>
      </w:r>
      <w:r w:rsidR="00AB6972">
        <w:rPr>
          <w:rFonts w:ascii="黑体" w:eastAsia="黑体" w:hint="eastAsia"/>
          <w:b/>
          <w:bCs/>
          <w:sz w:val="24"/>
        </w:rPr>
        <w:t>考核目标和要求</w:t>
      </w:r>
    </w:p>
    <w:p w14:paraId="5B6BD7D8" w14:textId="45C0DE2F" w:rsidR="006875C7" w:rsidRPr="006875C7" w:rsidRDefault="006875C7">
      <w:pPr>
        <w:spacing w:line="360" w:lineRule="auto"/>
        <w:ind w:leftChars="228" w:left="1979" w:hangingChars="625" w:hanging="1500"/>
        <w:rPr>
          <w:rFonts w:ascii="黑体" w:eastAsia="黑体"/>
          <w:sz w:val="24"/>
          <w:lang w:val="en-CA"/>
        </w:rPr>
      </w:pPr>
      <w:r>
        <w:rPr>
          <w:rFonts w:ascii="黑体" w:eastAsia="黑体" w:hint="eastAsia"/>
          <w:sz w:val="24"/>
        </w:rPr>
        <w:t>掌握：</w:t>
      </w:r>
    </w:p>
    <w:p w14:paraId="0E97C0EE" w14:textId="49EDF7B5"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(1)</w:t>
      </w:r>
      <w:r w:rsidR="006518AA">
        <w:rPr>
          <w:rFonts w:ascii="宋体" w:hAnsi="宋体"/>
          <w:sz w:val="24"/>
        </w:rPr>
        <w:t xml:space="preserve"> </w:t>
      </w:r>
      <w:r w:rsidRPr="006518AA">
        <w:rPr>
          <w:rFonts w:ascii="宋体" w:hAnsi="宋体" w:hint="eastAsia"/>
          <w:sz w:val="24"/>
        </w:rPr>
        <w:t>机器数与真值</w:t>
      </w:r>
    </w:p>
    <w:p w14:paraId="6ED12A39" w14:textId="77777777"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(2) 计算机中如何表示数的符号，如何表示小数点。</w:t>
      </w:r>
    </w:p>
    <w:p w14:paraId="694DBCA6" w14:textId="77777777"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 xml:space="preserve">(3) </w:t>
      </w:r>
      <w:r w:rsidRPr="00343669">
        <w:rPr>
          <w:rFonts w:ascii="宋体" w:hAnsi="宋体" w:hint="eastAsia"/>
          <w:sz w:val="24"/>
          <w:highlight w:val="yellow"/>
        </w:rPr>
        <w:t>各种机器数(原码、补码、反码、移码)的应用场合及其与真值的相互转换。</w:t>
      </w:r>
    </w:p>
    <w:p w14:paraId="664B1487" w14:textId="317F20CB"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 xml:space="preserve">(4) </w:t>
      </w:r>
      <w:r w:rsidRPr="00343669">
        <w:rPr>
          <w:rFonts w:ascii="宋体" w:hAnsi="宋体" w:hint="eastAsia"/>
          <w:sz w:val="24"/>
          <w:highlight w:val="yellow"/>
        </w:rPr>
        <w:t>当机器字长确定以后，定点机和</w:t>
      </w:r>
      <w:proofErr w:type="gramStart"/>
      <w:r w:rsidRPr="00343669">
        <w:rPr>
          <w:rFonts w:ascii="宋体" w:hAnsi="宋体" w:hint="eastAsia"/>
          <w:sz w:val="24"/>
          <w:highlight w:val="yellow"/>
        </w:rPr>
        <w:t>浮点机</w:t>
      </w:r>
      <w:proofErr w:type="gramEnd"/>
      <w:r w:rsidRPr="00343669">
        <w:rPr>
          <w:rFonts w:ascii="宋体" w:hAnsi="宋体" w:hint="eastAsia"/>
          <w:sz w:val="24"/>
          <w:highlight w:val="yellow"/>
        </w:rPr>
        <w:t>中各种机器数的表示范围。</w:t>
      </w:r>
    </w:p>
    <w:p w14:paraId="695F7248" w14:textId="77777777"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(5) 移位运算在计算机中的特殊作用，以及不同机器数的移位规则。</w:t>
      </w:r>
    </w:p>
    <w:p w14:paraId="0DB01BEF" w14:textId="77777777"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 xml:space="preserve">(6) </w:t>
      </w:r>
      <w:r w:rsidRPr="00343669">
        <w:rPr>
          <w:rFonts w:ascii="宋体" w:hAnsi="宋体" w:hint="eastAsia"/>
          <w:sz w:val="24"/>
          <w:highlight w:val="yellow"/>
        </w:rPr>
        <w:t>定点补码加、减、</w:t>
      </w:r>
      <w:r w:rsidRPr="006518AA">
        <w:rPr>
          <w:rFonts w:ascii="宋体" w:hAnsi="宋体" w:hint="eastAsia"/>
          <w:sz w:val="24"/>
        </w:rPr>
        <w:t>乘( Booth 算法)、</w:t>
      </w:r>
      <w:r w:rsidRPr="00343669">
        <w:rPr>
          <w:rFonts w:ascii="宋体" w:hAnsi="宋体" w:hint="eastAsia"/>
          <w:sz w:val="24"/>
          <w:highlight w:val="yellow"/>
        </w:rPr>
        <w:t>除运算和原码</w:t>
      </w:r>
      <w:r w:rsidRPr="00343669">
        <w:rPr>
          <w:rFonts w:ascii="宋体" w:hAnsi="宋体" w:hint="eastAsia"/>
          <w:sz w:val="24"/>
        </w:rPr>
        <w:t>乘</w:t>
      </w:r>
      <w:r w:rsidRPr="00343669">
        <w:rPr>
          <w:rFonts w:ascii="宋体" w:hAnsi="宋体" w:hint="eastAsia"/>
          <w:sz w:val="24"/>
          <w:highlight w:val="yellow"/>
        </w:rPr>
        <w:t>除运算。</w:t>
      </w:r>
    </w:p>
    <w:p w14:paraId="382C6941" w14:textId="7519CF54"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(7)</w:t>
      </w:r>
      <w:r w:rsidRPr="006518AA">
        <w:rPr>
          <w:rFonts w:ascii="宋体" w:hAnsi="宋体"/>
          <w:sz w:val="24"/>
        </w:rPr>
        <w:t xml:space="preserve"> </w:t>
      </w:r>
      <w:r w:rsidRPr="00343669">
        <w:rPr>
          <w:rFonts w:ascii="宋体" w:hAnsi="宋体" w:hint="eastAsia"/>
          <w:sz w:val="24"/>
        </w:rPr>
        <w:t>浮点补码加减运算</w:t>
      </w:r>
      <w:r w:rsidRPr="006518AA">
        <w:rPr>
          <w:rFonts w:ascii="宋体" w:hAnsi="宋体" w:hint="eastAsia"/>
          <w:sz w:val="24"/>
        </w:rPr>
        <w:t>。</w:t>
      </w:r>
    </w:p>
    <w:p w14:paraId="1ACEBCC1" w14:textId="77777777" w:rsidR="002E0FFD"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(8) 如何提高运算器的速度。</w:t>
      </w:r>
    </w:p>
    <w:p w14:paraId="43BC3FB0" w14:textId="1AEDCF84" w:rsidR="00FD5BAB" w:rsidRPr="006518AA" w:rsidRDefault="002E0FFD" w:rsidP="002E0FFD">
      <w:pPr>
        <w:spacing w:line="360" w:lineRule="auto"/>
        <w:ind w:leftChars="228" w:left="1979" w:hangingChars="625" w:hanging="1500"/>
        <w:rPr>
          <w:rFonts w:ascii="宋体" w:hAnsi="宋体"/>
          <w:sz w:val="24"/>
        </w:rPr>
      </w:pPr>
      <w:r w:rsidRPr="006518AA">
        <w:rPr>
          <w:rFonts w:ascii="宋体" w:hAnsi="宋体" w:hint="eastAsia"/>
          <w:sz w:val="24"/>
        </w:rPr>
        <w:t>(9) 快速进位链的设计。</w:t>
      </w:r>
    </w:p>
    <w:p w14:paraId="7675F632" w14:textId="1EB93CD3" w:rsidR="00277146" w:rsidRPr="00440B04" w:rsidRDefault="00277146" w:rsidP="00AC2207">
      <w:pPr>
        <w:spacing w:line="360" w:lineRule="auto"/>
        <w:ind w:firstLineChars="200" w:firstLine="482"/>
        <w:rPr>
          <w:rFonts w:ascii="黑体" w:eastAsia="黑体" w:hAnsi="黑体"/>
          <w:b/>
          <w:bCs/>
          <w:sz w:val="24"/>
        </w:rPr>
      </w:pPr>
      <w:r w:rsidRPr="00440B04">
        <w:rPr>
          <w:rFonts w:ascii="黑体" w:eastAsia="黑体" w:hAnsi="黑体" w:hint="eastAsia"/>
          <w:b/>
          <w:bCs/>
          <w:sz w:val="24"/>
        </w:rPr>
        <w:t xml:space="preserve">6.2 </w:t>
      </w:r>
      <w:r w:rsidR="00AC2207" w:rsidRPr="00440B04">
        <w:rPr>
          <w:rFonts w:ascii="黑体" w:eastAsia="黑体" w:hAnsi="黑体" w:hint="eastAsia"/>
          <w:b/>
          <w:bCs/>
          <w:sz w:val="24"/>
        </w:rPr>
        <w:t>考核的具体内容</w:t>
      </w:r>
    </w:p>
    <w:p w14:paraId="421F2111" w14:textId="3357C159" w:rsidR="007C0DF3" w:rsidRPr="00B71FCF" w:rsidRDefault="007C0DF3" w:rsidP="007C0DF3">
      <w:pPr>
        <w:spacing w:line="360" w:lineRule="auto"/>
        <w:ind w:firstLineChars="200" w:firstLine="480"/>
        <w:jc w:val="left"/>
        <w:rPr>
          <w:rFonts w:ascii="宋体"/>
          <w:sz w:val="24"/>
        </w:rPr>
      </w:pPr>
      <w:r w:rsidRPr="00B71FCF">
        <w:rPr>
          <w:rFonts w:ascii="宋体" w:hint="eastAsia"/>
          <w:sz w:val="24"/>
        </w:rPr>
        <w:t>6.2.1计算机中数的表示法</w:t>
      </w:r>
    </w:p>
    <w:p w14:paraId="551AF35D" w14:textId="77777777" w:rsidR="00AC2207" w:rsidRPr="00B71FCF" w:rsidRDefault="00AC2207" w:rsidP="007C0DF3">
      <w:pPr>
        <w:spacing w:line="360" w:lineRule="auto"/>
        <w:ind w:firstLineChars="200" w:firstLine="480"/>
        <w:rPr>
          <w:rFonts w:ascii="宋体"/>
          <w:sz w:val="24"/>
        </w:rPr>
      </w:pPr>
      <w:r w:rsidRPr="00B71FCF">
        <w:rPr>
          <w:rFonts w:ascii="宋体" w:hint="eastAsia"/>
          <w:sz w:val="24"/>
        </w:rPr>
        <w:t>掌握：</w:t>
      </w:r>
    </w:p>
    <w:p w14:paraId="7267F009" w14:textId="1E0B3D33" w:rsidR="00FD5BAB" w:rsidRPr="00667576" w:rsidRDefault="007C0DF3" w:rsidP="007C0DF3">
      <w:pPr>
        <w:spacing w:line="360" w:lineRule="auto"/>
        <w:ind w:firstLineChars="200" w:firstLine="480"/>
        <w:rPr>
          <w:rFonts w:ascii="宋体"/>
          <w:sz w:val="24"/>
          <w:u w:val="single"/>
          <w:rPrChange w:id="26" w:author="dabo zhang" w:date="2021-06-15T23:42:00Z">
            <w:rPr>
              <w:rFonts w:ascii="宋体"/>
              <w:sz w:val="24"/>
            </w:rPr>
          </w:rPrChange>
        </w:rPr>
      </w:pPr>
      <w:r w:rsidRPr="00667576">
        <w:rPr>
          <w:rFonts w:ascii="宋体" w:hint="eastAsia"/>
          <w:sz w:val="24"/>
          <w:u w:val="single"/>
          <w:rPrChange w:id="27" w:author="dabo zhang" w:date="2021-06-15T23:42:00Z">
            <w:rPr>
              <w:rFonts w:ascii="宋体" w:hint="eastAsia"/>
              <w:sz w:val="24"/>
            </w:rPr>
          </w:rPrChange>
        </w:rPr>
        <w:t>1.</w:t>
      </w:r>
      <w:r w:rsidRPr="00667576">
        <w:rPr>
          <w:rFonts w:ascii="宋体"/>
          <w:sz w:val="24"/>
          <w:u w:val="single"/>
          <w:rPrChange w:id="28" w:author="dabo zhang" w:date="2021-06-15T23:42:00Z">
            <w:rPr>
              <w:rFonts w:ascii="宋体"/>
              <w:sz w:val="24"/>
            </w:rPr>
          </w:rPrChange>
        </w:rPr>
        <w:t xml:space="preserve"> </w:t>
      </w:r>
      <w:r w:rsidR="00AB6972" w:rsidRPr="00667576">
        <w:rPr>
          <w:rFonts w:ascii="宋体" w:hint="eastAsia"/>
          <w:sz w:val="24"/>
          <w:u w:val="single"/>
          <w:rPrChange w:id="29" w:author="dabo zhang" w:date="2021-06-15T23:42:00Z">
            <w:rPr>
              <w:rFonts w:ascii="宋体" w:hint="eastAsia"/>
              <w:sz w:val="24"/>
            </w:rPr>
          </w:rPrChange>
        </w:rPr>
        <w:t>无符号数和有符号数</w:t>
      </w:r>
      <w:r w:rsidR="00AC2207" w:rsidRPr="00667576">
        <w:rPr>
          <w:rFonts w:ascii="宋体" w:hint="eastAsia"/>
          <w:sz w:val="24"/>
          <w:u w:val="single"/>
          <w:rPrChange w:id="30" w:author="dabo zhang" w:date="2021-06-15T23:42:00Z">
            <w:rPr>
              <w:rFonts w:ascii="宋体" w:hint="eastAsia"/>
              <w:sz w:val="24"/>
            </w:rPr>
          </w:rPrChange>
        </w:rPr>
        <w:t>的概念和表示</w:t>
      </w:r>
    </w:p>
    <w:p w14:paraId="006F2DD9" w14:textId="0F12C361" w:rsidR="007C0DF3" w:rsidRPr="00667576" w:rsidRDefault="007C0DF3" w:rsidP="007C0DF3">
      <w:pPr>
        <w:spacing w:line="360" w:lineRule="auto"/>
        <w:ind w:firstLineChars="200" w:firstLine="480"/>
        <w:rPr>
          <w:rFonts w:ascii="宋体"/>
          <w:sz w:val="24"/>
          <w:u w:val="single"/>
          <w:rPrChange w:id="31" w:author="dabo zhang" w:date="2021-06-15T23:42:00Z">
            <w:rPr>
              <w:rFonts w:ascii="宋体"/>
              <w:sz w:val="24"/>
            </w:rPr>
          </w:rPrChange>
        </w:rPr>
      </w:pPr>
      <w:r w:rsidRPr="00667576">
        <w:rPr>
          <w:rFonts w:ascii="宋体" w:hint="eastAsia"/>
          <w:sz w:val="24"/>
          <w:u w:val="single"/>
          <w:rPrChange w:id="32" w:author="dabo zhang" w:date="2021-06-15T23:42:00Z">
            <w:rPr>
              <w:rFonts w:ascii="宋体" w:hint="eastAsia"/>
              <w:sz w:val="24"/>
            </w:rPr>
          </w:rPrChange>
        </w:rPr>
        <w:t>2.</w:t>
      </w:r>
      <w:r w:rsidRPr="00667576">
        <w:rPr>
          <w:rFonts w:ascii="宋体"/>
          <w:sz w:val="24"/>
          <w:u w:val="single"/>
          <w:rPrChange w:id="33" w:author="dabo zhang" w:date="2021-06-15T23:42:00Z">
            <w:rPr>
              <w:rFonts w:ascii="宋体"/>
              <w:sz w:val="24"/>
            </w:rPr>
          </w:rPrChange>
        </w:rPr>
        <w:t xml:space="preserve"> </w:t>
      </w:r>
      <w:r w:rsidRPr="00667576">
        <w:rPr>
          <w:rFonts w:ascii="宋体" w:hint="eastAsia"/>
          <w:sz w:val="24"/>
          <w:u w:val="single"/>
          <w:rPrChange w:id="34" w:author="dabo zhang" w:date="2021-06-15T23:42:00Z">
            <w:rPr>
              <w:rFonts w:ascii="宋体" w:hint="eastAsia"/>
              <w:sz w:val="24"/>
            </w:rPr>
          </w:rPrChange>
        </w:rPr>
        <w:t>数的定点表示和浮点表示</w:t>
      </w:r>
    </w:p>
    <w:p w14:paraId="5DDE0733" w14:textId="30378BB8" w:rsidR="007C0DF3" w:rsidRPr="00B71FCF" w:rsidRDefault="007C0DF3" w:rsidP="007C0DF3">
      <w:pPr>
        <w:spacing w:line="360" w:lineRule="auto"/>
        <w:ind w:firstLineChars="200" w:firstLine="480"/>
        <w:rPr>
          <w:rFonts w:ascii="宋体"/>
          <w:sz w:val="24"/>
        </w:rPr>
      </w:pPr>
      <w:r w:rsidRPr="00B71FCF">
        <w:rPr>
          <w:rFonts w:ascii="宋体" w:hint="eastAsia"/>
          <w:sz w:val="24"/>
        </w:rPr>
        <w:t>6.2.2定点运算</w:t>
      </w:r>
    </w:p>
    <w:p w14:paraId="5DF7E28A" w14:textId="06787585" w:rsidR="00AC2207" w:rsidRPr="00B71FCF" w:rsidRDefault="00AC2207" w:rsidP="007C0DF3">
      <w:pPr>
        <w:spacing w:line="360" w:lineRule="auto"/>
        <w:ind w:firstLineChars="200" w:firstLine="480"/>
        <w:rPr>
          <w:rFonts w:ascii="宋体"/>
          <w:sz w:val="24"/>
        </w:rPr>
      </w:pPr>
      <w:r w:rsidRPr="00B71FCF">
        <w:rPr>
          <w:rFonts w:ascii="宋体" w:hint="eastAsia"/>
          <w:sz w:val="24"/>
        </w:rPr>
        <w:t>掌握定点运算方法，包括：</w:t>
      </w:r>
    </w:p>
    <w:p w14:paraId="03144E86" w14:textId="4DA7DE6F" w:rsidR="007C0DF3" w:rsidRPr="00B71FCF" w:rsidRDefault="007C0DF3" w:rsidP="007C0DF3">
      <w:pPr>
        <w:spacing w:line="360" w:lineRule="auto"/>
        <w:ind w:firstLineChars="200" w:firstLine="480"/>
        <w:rPr>
          <w:rFonts w:ascii="宋体"/>
          <w:sz w:val="24"/>
        </w:rPr>
      </w:pPr>
      <w:r w:rsidRPr="00B71FCF">
        <w:rPr>
          <w:rFonts w:ascii="宋体" w:hint="eastAsia"/>
          <w:sz w:val="24"/>
        </w:rPr>
        <w:t>1.移位运算</w:t>
      </w:r>
    </w:p>
    <w:p w14:paraId="3C0D211D" w14:textId="2CC3FD72" w:rsidR="007C0DF3" w:rsidRPr="00B71FCF" w:rsidRDefault="007C0DF3" w:rsidP="007C0DF3">
      <w:pPr>
        <w:spacing w:line="360" w:lineRule="auto"/>
        <w:ind w:firstLineChars="200" w:firstLine="480"/>
        <w:rPr>
          <w:rFonts w:ascii="宋体"/>
          <w:sz w:val="24"/>
        </w:rPr>
      </w:pPr>
      <w:r w:rsidRPr="00B71FCF">
        <w:rPr>
          <w:rFonts w:ascii="宋体" w:hint="eastAsia"/>
          <w:sz w:val="24"/>
        </w:rPr>
        <w:t>2.加法与减法运算</w:t>
      </w:r>
    </w:p>
    <w:p w14:paraId="75DEBBA1" w14:textId="372DE2A3" w:rsidR="00AC2207" w:rsidRPr="00B71FCF" w:rsidRDefault="00AC2207" w:rsidP="007C0DF3">
      <w:pPr>
        <w:spacing w:line="360" w:lineRule="auto"/>
        <w:ind w:firstLineChars="200" w:firstLine="480"/>
        <w:rPr>
          <w:rFonts w:ascii="宋体"/>
          <w:sz w:val="24"/>
        </w:rPr>
      </w:pPr>
      <w:r w:rsidRPr="00B71FCF">
        <w:rPr>
          <w:rFonts w:ascii="宋体" w:hint="eastAsia"/>
          <w:sz w:val="24"/>
        </w:rPr>
        <w:t>（1）</w:t>
      </w:r>
      <w:r w:rsidRPr="00343669">
        <w:rPr>
          <w:rFonts w:ascii="宋体" w:hint="eastAsia"/>
          <w:sz w:val="24"/>
          <w:highlight w:val="yellow"/>
        </w:rPr>
        <w:t>补码加减</w:t>
      </w:r>
      <w:ins w:id="35" w:author="dabo zhang" w:date="2021-06-15T23:43:00Z">
        <w:r w:rsidR="00667576">
          <w:rPr>
            <w:rFonts w:ascii="宋体" w:hint="eastAsia"/>
            <w:sz w:val="24"/>
            <w:highlight w:val="yellow"/>
          </w:rPr>
          <w:t>法</w:t>
        </w:r>
      </w:ins>
      <w:del w:id="36" w:author="dabo zhang" w:date="2021-06-15T23:42:00Z">
        <w:r w:rsidRPr="00343669" w:rsidDel="00667576">
          <w:rPr>
            <w:rFonts w:ascii="宋体" w:hint="eastAsia"/>
            <w:sz w:val="24"/>
            <w:highlight w:val="yellow"/>
          </w:rPr>
          <w:delText>发</w:delText>
        </w:r>
      </w:del>
      <w:r w:rsidRPr="00343669">
        <w:rPr>
          <w:rFonts w:ascii="宋体" w:hint="eastAsia"/>
          <w:sz w:val="24"/>
          <w:highlight w:val="yellow"/>
        </w:rPr>
        <w:t>运算规则</w:t>
      </w:r>
    </w:p>
    <w:p w14:paraId="60FCEE3A" w14:textId="7D9C6202" w:rsidR="00AC2207" w:rsidRPr="00B71FCF" w:rsidRDefault="00AC2207" w:rsidP="007C0DF3">
      <w:pPr>
        <w:spacing w:line="360" w:lineRule="auto"/>
        <w:ind w:firstLineChars="200" w:firstLine="480"/>
        <w:rPr>
          <w:rFonts w:ascii="宋体"/>
          <w:sz w:val="24"/>
        </w:rPr>
      </w:pPr>
      <w:r w:rsidRPr="00B71FCF">
        <w:rPr>
          <w:rFonts w:ascii="宋体" w:hint="eastAsia"/>
          <w:sz w:val="24"/>
        </w:rPr>
        <w:t>（2）</w:t>
      </w:r>
      <w:r w:rsidRPr="00343669">
        <w:rPr>
          <w:rFonts w:ascii="宋体" w:hint="eastAsia"/>
          <w:sz w:val="24"/>
          <w:highlight w:val="yellow"/>
        </w:rPr>
        <w:t>溢出判断</w:t>
      </w:r>
    </w:p>
    <w:p w14:paraId="053C6922" w14:textId="51135311" w:rsidR="00AC2207" w:rsidRPr="00B71FCF" w:rsidRDefault="00AC2207" w:rsidP="007C0DF3">
      <w:pPr>
        <w:spacing w:line="360" w:lineRule="auto"/>
        <w:ind w:firstLineChars="200" w:firstLine="480"/>
        <w:rPr>
          <w:rFonts w:ascii="宋体"/>
          <w:sz w:val="24"/>
        </w:rPr>
      </w:pPr>
      <w:r w:rsidRPr="00B71FCF">
        <w:rPr>
          <w:rFonts w:ascii="宋体" w:hint="eastAsia"/>
          <w:sz w:val="24"/>
        </w:rPr>
        <w:t>（3）补码定点加减运算硬件配置</w:t>
      </w:r>
    </w:p>
    <w:p w14:paraId="1FEB390E" w14:textId="6D6696D4" w:rsidR="007C0DF3" w:rsidRPr="00B71FCF" w:rsidRDefault="007C0DF3" w:rsidP="007C0DF3">
      <w:pPr>
        <w:spacing w:line="360" w:lineRule="auto"/>
        <w:ind w:firstLineChars="200" w:firstLine="480"/>
        <w:rPr>
          <w:rFonts w:ascii="宋体"/>
          <w:sz w:val="24"/>
        </w:rPr>
      </w:pPr>
      <w:r w:rsidRPr="00B71FCF">
        <w:rPr>
          <w:rFonts w:ascii="宋体" w:hint="eastAsia"/>
          <w:sz w:val="24"/>
        </w:rPr>
        <w:t>3.乘法运算</w:t>
      </w:r>
    </w:p>
    <w:p w14:paraId="13B53330" w14:textId="425C1443" w:rsidR="00AC2207" w:rsidRPr="00B71FCF" w:rsidRDefault="00AC2207" w:rsidP="007C0DF3">
      <w:pPr>
        <w:spacing w:line="360" w:lineRule="auto"/>
        <w:ind w:firstLineChars="200" w:firstLine="480"/>
        <w:rPr>
          <w:rFonts w:ascii="宋体"/>
          <w:sz w:val="24"/>
        </w:rPr>
      </w:pPr>
      <w:r w:rsidRPr="00B71FCF">
        <w:rPr>
          <w:rFonts w:ascii="宋体" w:hint="eastAsia"/>
          <w:sz w:val="24"/>
        </w:rPr>
        <w:t>（1）原码乘法</w:t>
      </w:r>
    </w:p>
    <w:p w14:paraId="618222B5" w14:textId="2086FE30" w:rsidR="00AC2207" w:rsidRPr="00B71FCF" w:rsidRDefault="00AC2207" w:rsidP="007C0DF3">
      <w:pPr>
        <w:spacing w:line="360" w:lineRule="auto"/>
        <w:ind w:firstLineChars="200" w:firstLine="480"/>
        <w:rPr>
          <w:rFonts w:ascii="宋体"/>
          <w:sz w:val="24"/>
        </w:rPr>
      </w:pPr>
      <w:r w:rsidRPr="00B71FCF">
        <w:rPr>
          <w:rFonts w:ascii="宋体" w:hint="eastAsia"/>
          <w:sz w:val="24"/>
        </w:rPr>
        <w:lastRenderedPageBreak/>
        <w:t>（2）</w:t>
      </w:r>
      <w:r w:rsidR="00343669">
        <w:rPr>
          <w:rFonts w:ascii="宋体" w:hint="eastAsia"/>
          <w:sz w:val="24"/>
        </w:rPr>
        <w:t>原</w:t>
      </w:r>
      <w:r w:rsidRPr="00B71FCF">
        <w:rPr>
          <w:rFonts w:ascii="宋体" w:hint="eastAsia"/>
          <w:sz w:val="24"/>
        </w:rPr>
        <w:t>码乘法的硬件配置</w:t>
      </w:r>
    </w:p>
    <w:p w14:paraId="4752D452" w14:textId="6F081394" w:rsidR="00AC2207" w:rsidRPr="00B71FCF" w:rsidRDefault="00AC2207" w:rsidP="007C0DF3">
      <w:pPr>
        <w:spacing w:line="360" w:lineRule="auto"/>
        <w:ind w:firstLineChars="200" w:firstLine="480"/>
        <w:rPr>
          <w:rFonts w:ascii="宋体"/>
          <w:sz w:val="24"/>
        </w:rPr>
      </w:pPr>
      <w:r w:rsidRPr="00B71FCF">
        <w:rPr>
          <w:rFonts w:ascii="宋体" w:hint="eastAsia"/>
          <w:sz w:val="24"/>
        </w:rPr>
        <w:t>（3）补码乘法</w:t>
      </w:r>
    </w:p>
    <w:p w14:paraId="23E41472" w14:textId="6E01452A" w:rsidR="00AC2207" w:rsidRPr="00B71FCF" w:rsidRDefault="00AC2207" w:rsidP="007C0DF3">
      <w:pPr>
        <w:spacing w:line="360" w:lineRule="auto"/>
        <w:ind w:firstLineChars="200" w:firstLine="480"/>
        <w:rPr>
          <w:rFonts w:ascii="宋体"/>
          <w:sz w:val="24"/>
        </w:rPr>
      </w:pPr>
      <w:r w:rsidRPr="00B71FCF">
        <w:rPr>
          <w:rFonts w:ascii="宋体" w:hint="eastAsia"/>
          <w:sz w:val="24"/>
        </w:rPr>
        <w:t>（4）Booth算法的硬件配置</w:t>
      </w:r>
    </w:p>
    <w:p w14:paraId="7CA4C7D0" w14:textId="41C75DE2" w:rsidR="007C0DF3" w:rsidRPr="00B71FCF" w:rsidRDefault="007C0DF3" w:rsidP="007C0DF3">
      <w:pPr>
        <w:spacing w:line="360" w:lineRule="auto"/>
        <w:ind w:firstLineChars="200" w:firstLine="480"/>
        <w:rPr>
          <w:rFonts w:ascii="宋体"/>
          <w:sz w:val="24"/>
        </w:rPr>
      </w:pPr>
      <w:r w:rsidRPr="00B71FCF">
        <w:rPr>
          <w:rFonts w:ascii="宋体" w:hint="eastAsia"/>
          <w:sz w:val="24"/>
        </w:rPr>
        <w:t>4.除法运算</w:t>
      </w:r>
    </w:p>
    <w:p w14:paraId="18698A3C" w14:textId="1692A917" w:rsidR="00AC2207" w:rsidRPr="00B71FCF" w:rsidRDefault="00AC2207" w:rsidP="007C0DF3">
      <w:pPr>
        <w:spacing w:line="360" w:lineRule="auto"/>
        <w:ind w:firstLineChars="200" w:firstLine="480"/>
        <w:rPr>
          <w:rFonts w:ascii="宋体"/>
          <w:sz w:val="24"/>
        </w:rPr>
      </w:pPr>
      <w:r w:rsidRPr="00B71FCF">
        <w:rPr>
          <w:rFonts w:ascii="宋体" w:hint="eastAsia"/>
          <w:sz w:val="24"/>
        </w:rPr>
        <w:t>（1）</w:t>
      </w:r>
      <w:r w:rsidRPr="00343669">
        <w:rPr>
          <w:rFonts w:ascii="宋体" w:hint="eastAsia"/>
          <w:sz w:val="24"/>
          <w:highlight w:val="yellow"/>
        </w:rPr>
        <w:t>原码除法</w:t>
      </w:r>
    </w:p>
    <w:p w14:paraId="136D9DF1" w14:textId="0F2C2D2E" w:rsidR="00AC2207" w:rsidRPr="00B71FCF" w:rsidRDefault="00AC2207" w:rsidP="007C0DF3">
      <w:pPr>
        <w:spacing w:line="360" w:lineRule="auto"/>
        <w:ind w:firstLineChars="200" w:firstLine="480"/>
        <w:rPr>
          <w:rFonts w:ascii="宋体"/>
          <w:sz w:val="24"/>
        </w:rPr>
      </w:pPr>
      <w:r w:rsidRPr="00B71FCF">
        <w:rPr>
          <w:rFonts w:ascii="宋体" w:hint="eastAsia"/>
          <w:sz w:val="24"/>
        </w:rPr>
        <w:t>（2）原码除法的硬件配置</w:t>
      </w:r>
    </w:p>
    <w:p w14:paraId="2CCDEDE4" w14:textId="4A7986CA" w:rsidR="00AC2207" w:rsidRPr="00B71FCF" w:rsidRDefault="00AC2207" w:rsidP="007C0DF3">
      <w:pPr>
        <w:spacing w:line="360" w:lineRule="auto"/>
        <w:ind w:firstLineChars="200" w:firstLine="480"/>
        <w:rPr>
          <w:rFonts w:ascii="宋体"/>
          <w:sz w:val="24"/>
        </w:rPr>
      </w:pPr>
      <w:r w:rsidRPr="00B71FCF">
        <w:rPr>
          <w:rFonts w:ascii="宋体" w:hint="eastAsia"/>
          <w:sz w:val="24"/>
        </w:rPr>
        <w:t>（3）补码除法</w:t>
      </w:r>
    </w:p>
    <w:p w14:paraId="3334C189" w14:textId="7597FAEC" w:rsidR="00AC2207" w:rsidRPr="00B71FCF" w:rsidRDefault="00AC2207" w:rsidP="007C0DF3">
      <w:pPr>
        <w:spacing w:line="360" w:lineRule="auto"/>
        <w:ind w:firstLineChars="200" w:firstLine="480"/>
        <w:rPr>
          <w:rFonts w:ascii="宋体"/>
          <w:sz w:val="24"/>
        </w:rPr>
      </w:pPr>
      <w:r w:rsidRPr="00B71FCF">
        <w:rPr>
          <w:rFonts w:ascii="宋体" w:hint="eastAsia"/>
          <w:sz w:val="24"/>
        </w:rPr>
        <w:t>（4）补码除法的硬件配置</w:t>
      </w:r>
    </w:p>
    <w:p w14:paraId="6F4B6215" w14:textId="5641112F" w:rsidR="007C0DF3" w:rsidRPr="00B71FCF" w:rsidRDefault="007C0DF3" w:rsidP="007C0DF3">
      <w:pPr>
        <w:spacing w:line="360" w:lineRule="auto"/>
        <w:ind w:firstLineChars="200" w:firstLine="480"/>
        <w:rPr>
          <w:rFonts w:ascii="宋体"/>
          <w:sz w:val="24"/>
        </w:rPr>
      </w:pPr>
      <w:r w:rsidRPr="00B71FCF">
        <w:rPr>
          <w:rFonts w:ascii="宋体" w:hint="eastAsia"/>
          <w:sz w:val="24"/>
        </w:rPr>
        <w:t>6.2.3</w:t>
      </w:r>
      <w:r w:rsidRPr="00B71FCF">
        <w:rPr>
          <w:rFonts w:ascii="宋体"/>
          <w:sz w:val="24"/>
        </w:rPr>
        <w:t xml:space="preserve"> </w:t>
      </w:r>
      <w:r w:rsidRPr="00B71FCF">
        <w:rPr>
          <w:rFonts w:ascii="宋体" w:hint="eastAsia"/>
          <w:sz w:val="24"/>
        </w:rPr>
        <w:t>浮点运算</w:t>
      </w:r>
    </w:p>
    <w:p w14:paraId="193D15D0" w14:textId="7759028E" w:rsidR="00AC2207" w:rsidRPr="00B71FCF" w:rsidRDefault="00AC2207" w:rsidP="007C0DF3">
      <w:pPr>
        <w:spacing w:line="360" w:lineRule="auto"/>
        <w:ind w:firstLineChars="200" w:firstLine="480"/>
        <w:rPr>
          <w:rFonts w:ascii="宋体"/>
          <w:sz w:val="24"/>
        </w:rPr>
      </w:pPr>
      <w:r w:rsidRPr="00B71FCF">
        <w:rPr>
          <w:rFonts w:ascii="宋体" w:hint="eastAsia"/>
          <w:sz w:val="24"/>
        </w:rPr>
        <w:t>掌握浮点运算方法，包括：</w:t>
      </w:r>
    </w:p>
    <w:p w14:paraId="15A2388F" w14:textId="1AD194AC" w:rsidR="007C0DF3" w:rsidRPr="00B71FCF" w:rsidRDefault="007C0DF3" w:rsidP="007C0DF3">
      <w:pPr>
        <w:spacing w:line="360" w:lineRule="auto"/>
        <w:ind w:firstLineChars="200" w:firstLine="480"/>
        <w:rPr>
          <w:rFonts w:ascii="宋体"/>
          <w:sz w:val="24"/>
        </w:rPr>
      </w:pPr>
      <w:r w:rsidRPr="00B71FCF">
        <w:rPr>
          <w:rFonts w:ascii="宋体" w:hint="eastAsia"/>
          <w:sz w:val="24"/>
        </w:rPr>
        <w:t>1.浮点加减运算</w:t>
      </w:r>
    </w:p>
    <w:p w14:paraId="75413FE8" w14:textId="6100B38C" w:rsidR="003A74D7" w:rsidRPr="00B71FCF" w:rsidRDefault="003A74D7" w:rsidP="007C0DF3">
      <w:pPr>
        <w:spacing w:line="360" w:lineRule="auto"/>
        <w:ind w:firstLineChars="200" w:firstLine="480"/>
        <w:rPr>
          <w:rFonts w:ascii="宋体"/>
          <w:sz w:val="24"/>
        </w:rPr>
      </w:pPr>
      <w:r w:rsidRPr="00B71FCF">
        <w:rPr>
          <w:rFonts w:ascii="宋体" w:hint="eastAsia"/>
          <w:sz w:val="24"/>
        </w:rPr>
        <w:t>（1）对阶</w:t>
      </w:r>
    </w:p>
    <w:p w14:paraId="72F4E0A4" w14:textId="1639B285" w:rsidR="003A74D7" w:rsidRPr="00B71FCF" w:rsidRDefault="003A74D7" w:rsidP="007C0DF3">
      <w:pPr>
        <w:spacing w:line="360" w:lineRule="auto"/>
        <w:ind w:firstLineChars="200" w:firstLine="480"/>
        <w:rPr>
          <w:rFonts w:ascii="宋体"/>
          <w:sz w:val="24"/>
        </w:rPr>
      </w:pPr>
      <w:r w:rsidRPr="00B71FCF">
        <w:rPr>
          <w:rFonts w:ascii="宋体" w:hint="eastAsia"/>
          <w:sz w:val="24"/>
        </w:rPr>
        <w:t>（2）尾数求和</w:t>
      </w:r>
    </w:p>
    <w:p w14:paraId="3E8246C6" w14:textId="11BF8BDB" w:rsidR="003A74D7" w:rsidRPr="00B71FCF" w:rsidRDefault="003A74D7" w:rsidP="007C0DF3">
      <w:pPr>
        <w:spacing w:line="360" w:lineRule="auto"/>
        <w:ind w:firstLineChars="200" w:firstLine="480"/>
        <w:rPr>
          <w:rFonts w:ascii="宋体"/>
          <w:sz w:val="24"/>
        </w:rPr>
      </w:pPr>
      <w:r w:rsidRPr="00B71FCF">
        <w:rPr>
          <w:rFonts w:ascii="宋体" w:hint="eastAsia"/>
          <w:sz w:val="24"/>
        </w:rPr>
        <w:t>（3）规格化</w:t>
      </w:r>
    </w:p>
    <w:p w14:paraId="7C65011C" w14:textId="3A94255A" w:rsidR="003A74D7" w:rsidRPr="00B71FCF" w:rsidRDefault="003A74D7" w:rsidP="007C0DF3">
      <w:pPr>
        <w:spacing w:line="360" w:lineRule="auto"/>
        <w:ind w:firstLineChars="200" w:firstLine="480"/>
        <w:rPr>
          <w:rFonts w:ascii="宋体"/>
          <w:sz w:val="24"/>
        </w:rPr>
      </w:pPr>
      <w:r w:rsidRPr="00B71FCF">
        <w:rPr>
          <w:rFonts w:ascii="宋体" w:hint="eastAsia"/>
          <w:sz w:val="24"/>
        </w:rPr>
        <w:t>（4）</w:t>
      </w:r>
      <w:r w:rsidRPr="002D4FE9">
        <w:rPr>
          <w:rFonts w:ascii="宋体" w:hint="eastAsia"/>
          <w:sz w:val="24"/>
          <w:highlight w:val="yellow"/>
        </w:rPr>
        <w:t>溢出判断</w:t>
      </w:r>
    </w:p>
    <w:p w14:paraId="6069BBFE" w14:textId="0BC96FA9" w:rsidR="003A74D7" w:rsidRPr="00B71FCF" w:rsidRDefault="003A74D7" w:rsidP="007C0DF3">
      <w:pPr>
        <w:spacing w:line="360" w:lineRule="auto"/>
        <w:ind w:firstLineChars="200" w:firstLine="480"/>
        <w:rPr>
          <w:rFonts w:ascii="宋体"/>
          <w:sz w:val="24"/>
        </w:rPr>
      </w:pPr>
      <w:r w:rsidRPr="00B71FCF">
        <w:rPr>
          <w:rFonts w:ascii="宋体" w:hint="eastAsia"/>
          <w:sz w:val="24"/>
        </w:rPr>
        <w:t>（5）舍入</w:t>
      </w:r>
    </w:p>
    <w:p w14:paraId="4DA474E4" w14:textId="49CD6C87" w:rsidR="007C0DF3" w:rsidRPr="00B71FCF" w:rsidRDefault="007C0DF3" w:rsidP="007C0DF3">
      <w:pPr>
        <w:spacing w:line="360" w:lineRule="auto"/>
        <w:ind w:firstLineChars="200" w:firstLine="480"/>
        <w:rPr>
          <w:rFonts w:ascii="宋体"/>
          <w:sz w:val="24"/>
        </w:rPr>
      </w:pPr>
      <w:r w:rsidRPr="00B71FCF">
        <w:rPr>
          <w:rFonts w:ascii="宋体" w:hint="eastAsia"/>
          <w:sz w:val="24"/>
        </w:rPr>
        <w:t>2.浮点乘除运算</w:t>
      </w:r>
    </w:p>
    <w:p w14:paraId="68C9517B" w14:textId="015628DF" w:rsidR="003A74D7" w:rsidRPr="00B71FCF" w:rsidRDefault="003A74D7" w:rsidP="003F30CC">
      <w:pPr>
        <w:pStyle w:val="ac"/>
        <w:numPr>
          <w:ilvl w:val="0"/>
          <w:numId w:val="6"/>
        </w:numPr>
        <w:spacing w:line="360" w:lineRule="auto"/>
        <w:ind w:firstLineChars="0"/>
        <w:rPr>
          <w:rFonts w:ascii="宋体"/>
          <w:sz w:val="24"/>
        </w:rPr>
      </w:pPr>
      <w:proofErr w:type="gramStart"/>
      <w:r w:rsidRPr="00B71FCF">
        <w:rPr>
          <w:rFonts w:ascii="宋体" w:hint="eastAsia"/>
          <w:sz w:val="24"/>
        </w:rPr>
        <w:t>阶码运算</w:t>
      </w:r>
      <w:proofErr w:type="gramEnd"/>
    </w:p>
    <w:p w14:paraId="309C745F" w14:textId="11B8FD27" w:rsidR="003A74D7" w:rsidRPr="00B71FCF" w:rsidRDefault="003A74D7" w:rsidP="003F30CC">
      <w:pPr>
        <w:pStyle w:val="ac"/>
        <w:numPr>
          <w:ilvl w:val="0"/>
          <w:numId w:val="6"/>
        </w:numPr>
        <w:spacing w:line="360" w:lineRule="auto"/>
        <w:ind w:firstLineChars="0"/>
        <w:rPr>
          <w:rFonts w:ascii="宋体"/>
          <w:sz w:val="24"/>
        </w:rPr>
      </w:pPr>
      <w:r w:rsidRPr="00B71FCF">
        <w:rPr>
          <w:rFonts w:ascii="宋体" w:hint="eastAsia"/>
          <w:sz w:val="24"/>
        </w:rPr>
        <w:t>尾数运算</w:t>
      </w:r>
    </w:p>
    <w:p w14:paraId="2E49E733" w14:textId="4C6F87BC" w:rsidR="003A74D7" w:rsidRPr="002D4FE9" w:rsidRDefault="003A74D7" w:rsidP="003F30CC">
      <w:pPr>
        <w:pStyle w:val="ac"/>
        <w:numPr>
          <w:ilvl w:val="0"/>
          <w:numId w:val="6"/>
        </w:numPr>
        <w:spacing w:line="360" w:lineRule="auto"/>
        <w:ind w:firstLineChars="0"/>
        <w:rPr>
          <w:rFonts w:ascii="宋体"/>
          <w:sz w:val="24"/>
          <w:highlight w:val="yellow"/>
        </w:rPr>
      </w:pPr>
      <w:r w:rsidRPr="002D4FE9">
        <w:rPr>
          <w:rFonts w:ascii="宋体" w:hint="eastAsia"/>
          <w:sz w:val="24"/>
          <w:highlight w:val="yellow"/>
        </w:rPr>
        <w:t>规格化</w:t>
      </w:r>
    </w:p>
    <w:p w14:paraId="60C53D6F" w14:textId="3610579D" w:rsidR="007C0DF3" w:rsidRPr="00B71FCF" w:rsidRDefault="007C0DF3" w:rsidP="007C0DF3">
      <w:pPr>
        <w:spacing w:line="360" w:lineRule="auto"/>
        <w:ind w:firstLineChars="200" w:firstLine="480"/>
        <w:rPr>
          <w:rFonts w:ascii="宋体"/>
          <w:sz w:val="24"/>
        </w:rPr>
      </w:pPr>
      <w:r w:rsidRPr="00B71FCF">
        <w:rPr>
          <w:rFonts w:ascii="宋体" w:hint="eastAsia"/>
          <w:sz w:val="24"/>
        </w:rPr>
        <w:t>3.浮点运算器的硬件配置</w:t>
      </w:r>
    </w:p>
    <w:p w14:paraId="2BFE041E" w14:textId="1A946930" w:rsidR="007C0DF3" w:rsidRDefault="007C0DF3" w:rsidP="007C0DF3">
      <w:pPr>
        <w:spacing w:line="360" w:lineRule="auto"/>
        <w:ind w:firstLineChars="200" w:firstLine="480"/>
        <w:rPr>
          <w:rFonts w:ascii="宋体"/>
          <w:sz w:val="24"/>
        </w:rPr>
      </w:pPr>
      <w:r w:rsidRPr="00B71FCF">
        <w:rPr>
          <w:rFonts w:ascii="宋体" w:hint="eastAsia"/>
          <w:sz w:val="24"/>
        </w:rPr>
        <w:t>6.2.4</w:t>
      </w:r>
      <w:r w:rsidRPr="00B71FCF">
        <w:rPr>
          <w:rFonts w:ascii="宋体"/>
          <w:sz w:val="24"/>
        </w:rPr>
        <w:t xml:space="preserve"> </w:t>
      </w:r>
      <w:r w:rsidRPr="00B71FCF">
        <w:rPr>
          <w:rFonts w:ascii="宋体" w:hint="eastAsia"/>
          <w:sz w:val="24"/>
        </w:rPr>
        <w:t>并行加法器和</w:t>
      </w:r>
      <w:r w:rsidR="006546A3" w:rsidRPr="00B71FCF">
        <w:rPr>
          <w:rFonts w:ascii="宋体" w:hint="eastAsia"/>
          <w:sz w:val="24"/>
        </w:rPr>
        <w:t>进位链</w:t>
      </w:r>
    </w:p>
    <w:p w14:paraId="4A9423FD" w14:textId="6B8177F3" w:rsidR="00685DB1" w:rsidRPr="00B71FCF" w:rsidRDefault="00685DB1" w:rsidP="007C0DF3">
      <w:pPr>
        <w:spacing w:line="360" w:lineRule="auto"/>
        <w:ind w:firstLineChars="200" w:firstLine="480"/>
        <w:rPr>
          <w:rFonts w:ascii="宋体"/>
          <w:sz w:val="24"/>
        </w:rPr>
      </w:pPr>
      <w:r>
        <w:rPr>
          <w:rFonts w:ascii="宋体" w:hint="eastAsia"/>
          <w:sz w:val="24"/>
        </w:rPr>
        <w:t>掌握：</w:t>
      </w:r>
    </w:p>
    <w:p w14:paraId="3D011C5D" w14:textId="0114C4AC" w:rsidR="003A74D7" w:rsidRPr="00B71FCF" w:rsidRDefault="003A74D7" w:rsidP="003F30CC">
      <w:pPr>
        <w:pStyle w:val="ac"/>
        <w:numPr>
          <w:ilvl w:val="0"/>
          <w:numId w:val="7"/>
        </w:numPr>
        <w:spacing w:line="360" w:lineRule="auto"/>
        <w:ind w:firstLineChars="0"/>
        <w:rPr>
          <w:rFonts w:ascii="宋体"/>
          <w:sz w:val="24"/>
        </w:rPr>
      </w:pPr>
      <w:r w:rsidRPr="00B71FCF">
        <w:rPr>
          <w:rFonts w:ascii="宋体" w:hint="eastAsia"/>
          <w:sz w:val="24"/>
        </w:rPr>
        <w:t>单重分组跳跃进位链</w:t>
      </w:r>
    </w:p>
    <w:p w14:paraId="6EA9F074" w14:textId="77777777" w:rsidR="003A74D7" w:rsidRPr="00B71FCF" w:rsidRDefault="003A74D7" w:rsidP="003F30CC">
      <w:pPr>
        <w:pStyle w:val="ac"/>
        <w:numPr>
          <w:ilvl w:val="0"/>
          <w:numId w:val="7"/>
        </w:numPr>
        <w:spacing w:line="360" w:lineRule="auto"/>
        <w:ind w:firstLineChars="0"/>
        <w:rPr>
          <w:rFonts w:ascii="宋体"/>
          <w:sz w:val="24"/>
        </w:rPr>
      </w:pPr>
      <w:r w:rsidRPr="00B71FCF">
        <w:rPr>
          <w:rFonts w:ascii="宋体" w:hint="eastAsia"/>
          <w:sz w:val="24"/>
        </w:rPr>
        <w:t>双重分组跳跃进位链</w:t>
      </w:r>
    </w:p>
    <w:p w14:paraId="304F2583" w14:textId="087A75B9" w:rsidR="003A74D7" w:rsidRPr="00B71FCF" w:rsidRDefault="003A74D7" w:rsidP="003F30CC">
      <w:pPr>
        <w:pStyle w:val="ac"/>
        <w:numPr>
          <w:ilvl w:val="0"/>
          <w:numId w:val="7"/>
        </w:numPr>
        <w:spacing w:line="360" w:lineRule="auto"/>
        <w:ind w:firstLineChars="0"/>
        <w:rPr>
          <w:rFonts w:ascii="宋体"/>
          <w:sz w:val="24"/>
        </w:rPr>
      </w:pPr>
      <w:r w:rsidRPr="00B71FCF">
        <w:rPr>
          <w:rFonts w:ascii="宋体" w:hint="eastAsia"/>
          <w:sz w:val="24"/>
        </w:rPr>
        <w:t>用集成电路</w:t>
      </w:r>
      <w:r w:rsidRPr="002D4FE9">
        <w:rPr>
          <w:rFonts w:ascii="宋体" w:hint="eastAsia"/>
          <w:sz w:val="24"/>
          <w:highlight w:val="yellow"/>
        </w:rPr>
        <w:t>74181</w:t>
      </w:r>
      <w:r w:rsidRPr="00B71FCF">
        <w:rPr>
          <w:rFonts w:ascii="宋体" w:hint="eastAsia"/>
          <w:sz w:val="24"/>
        </w:rPr>
        <w:t xml:space="preserve"> 芯片构成ALU</w:t>
      </w:r>
    </w:p>
    <w:p w14:paraId="3254AC18" w14:textId="77777777" w:rsidR="00FD5BAB" w:rsidRDefault="00FD5BAB">
      <w:pPr>
        <w:spacing w:line="360" w:lineRule="auto"/>
        <w:ind w:left="480"/>
        <w:rPr>
          <w:rFonts w:ascii="宋体"/>
          <w:sz w:val="24"/>
        </w:rPr>
      </w:pPr>
    </w:p>
    <w:p w14:paraId="755AD3A8" w14:textId="77777777" w:rsidR="00FD5BAB" w:rsidRDefault="00AB6972">
      <w:pPr>
        <w:spacing w:line="360" w:lineRule="auto"/>
        <w:jc w:val="center"/>
        <w:rPr>
          <w:rFonts w:ascii="黑体" w:eastAsia="黑体"/>
          <w:b/>
          <w:bCs/>
          <w:sz w:val="28"/>
        </w:rPr>
      </w:pPr>
      <w:r>
        <w:rPr>
          <w:rFonts w:ascii="黑体" w:eastAsia="黑体" w:hint="eastAsia"/>
          <w:b/>
          <w:bCs/>
          <w:sz w:val="28"/>
        </w:rPr>
        <w:t>第七章  指令系统</w:t>
      </w:r>
    </w:p>
    <w:p w14:paraId="3876C40D" w14:textId="77777777" w:rsidR="00FD5BAB" w:rsidRDefault="00FD5BAB">
      <w:pPr>
        <w:spacing w:line="360" w:lineRule="auto"/>
        <w:rPr>
          <w:sz w:val="24"/>
        </w:rPr>
      </w:pPr>
    </w:p>
    <w:p w14:paraId="3F4BEF7A" w14:textId="7B14DFA5" w:rsidR="00FD5BAB" w:rsidRDefault="006546A3">
      <w:pPr>
        <w:spacing w:line="360" w:lineRule="auto"/>
        <w:ind w:leftChars="228" w:left="1985" w:hangingChars="625" w:hanging="1506"/>
        <w:rPr>
          <w:rFonts w:ascii="黑体" w:eastAsia="黑体"/>
          <w:b/>
          <w:bCs/>
          <w:sz w:val="24"/>
        </w:rPr>
      </w:pPr>
      <w:r>
        <w:rPr>
          <w:rFonts w:ascii="黑体" w:eastAsia="黑体" w:hint="eastAsia"/>
          <w:b/>
          <w:bCs/>
          <w:sz w:val="24"/>
        </w:rPr>
        <w:t>7.1</w:t>
      </w:r>
      <w:r w:rsidR="00AB6972">
        <w:rPr>
          <w:rFonts w:ascii="黑体" w:eastAsia="黑体" w:hint="eastAsia"/>
          <w:b/>
          <w:bCs/>
          <w:sz w:val="24"/>
        </w:rPr>
        <w:t>考核目标和要求</w:t>
      </w:r>
    </w:p>
    <w:p w14:paraId="6AD4A876" w14:textId="1A78D79C" w:rsidR="00C31C43" w:rsidRPr="00C31C43" w:rsidRDefault="00C31C43">
      <w:pPr>
        <w:spacing w:line="360" w:lineRule="auto"/>
        <w:ind w:leftChars="228" w:left="1979" w:hangingChars="625" w:hanging="1500"/>
        <w:rPr>
          <w:rFonts w:ascii="宋体" w:hAnsi="宋体"/>
          <w:sz w:val="24"/>
        </w:rPr>
      </w:pPr>
      <w:r w:rsidRPr="00C31C43">
        <w:rPr>
          <w:rFonts w:ascii="宋体" w:hAnsi="宋体" w:hint="eastAsia"/>
          <w:sz w:val="24"/>
        </w:rPr>
        <w:t>掌握</w:t>
      </w:r>
    </w:p>
    <w:p w14:paraId="266F2417" w14:textId="125088D3" w:rsidR="006546A3" w:rsidRPr="00AD2797" w:rsidRDefault="006546A3" w:rsidP="006546A3">
      <w:pPr>
        <w:spacing w:line="360" w:lineRule="auto"/>
        <w:ind w:leftChars="228" w:left="1979" w:hangingChars="625" w:hanging="1500"/>
        <w:rPr>
          <w:rFonts w:ascii="宋体" w:hAnsi="宋体"/>
          <w:sz w:val="24"/>
        </w:rPr>
      </w:pPr>
      <w:r w:rsidRPr="00AD2797">
        <w:rPr>
          <w:rFonts w:ascii="宋体" w:hAnsi="宋体" w:hint="eastAsia"/>
          <w:sz w:val="24"/>
        </w:rPr>
        <w:t>(1)</w:t>
      </w:r>
      <w:r w:rsidRPr="00AD2797">
        <w:rPr>
          <w:rFonts w:ascii="宋体" w:hAnsi="宋体"/>
          <w:sz w:val="24"/>
        </w:rPr>
        <w:t xml:space="preserve"> </w:t>
      </w:r>
      <w:r w:rsidRPr="00AD2797">
        <w:rPr>
          <w:rFonts w:ascii="宋体" w:hAnsi="宋体" w:hint="eastAsia"/>
          <w:sz w:val="24"/>
        </w:rPr>
        <w:t>指令系统主要体现在它的</w:t>
      </w:r>
      <w:r w:rsidRPr="00973F8E">
        <w:rPr>
          <w:rFonts w:ascii="宋体" w:hAnsi="宋体" w:hint="eastAsia"/>
          <w:sz w:val="24"/>
          <w:highlight w:val="yellow"/>
        </w:rPr>
        <w:t>操作类型</w:t>
      </w:r>
      <w:r w:rsidRPr="00AD2797">
        <w:rPr>
          <w:rFonts w:ascii="宋体" w:hAnsi="宋体" w:hint="eastAsia"/>
          <w:sz w:val="24"/>
        </w:rPr>
        <w:t>、数据类型、</w:t>
      </w:r>
      <w:r w:rsidRPr="00973F8E">
        <w:rPr>
          <w:rFonts w:ascii="宋体" w:hAnsi="宋体" w:hint="eastAsia"/>
          <w:sz w:val="24"/>
          <w:highlight w:val="yellow"/>
        </w:rPr>
        <w:t>地址格式和寻址方式</w:t>
      </w:r>
      <w:r w:rsidRPr="00AD2797">
        <w:rPr>
          <w:rFonts w:ascii="宋体" w:hAnsi="宋体" w:hint="eastAsia"/>
          <w:sz w:val="24"/>
        </w:rPr>
        <w:t>等方面。</w:t>
      </w:r>
    </w:p>
    <w:p w14:paraId="10C84BAB" w14:textId="478CAD72" w:rsidR="006546A3" w:rsidRPr="00AD2797" w:rsidRDefault="006546A3" w:rsidP="006546A3">
      <w:pPr>
        <w:spacing w:line="360" w:lineRule="auto"/>
        <w:ind w:leftChars="228" w:left="1979" w:hangingChars="625" w:hanging="1500"/>
        <w:rPr>
          <w:rFonts w:ascii="宋体" w:hAnsi="宋体"/>
          <w:sz w:val="24"/>
        </w:rPr>
      </w:pPr>
      <w:r w:rsidRPr="00AD2797">
        <w:rPr>
          <w:rFonts w:ascii="宋体" w:hAnsi="宋体" w:hint="eastAsia"/>
          <w:sz w:val="24"/>
        </w:rPr>
        <w:t xml:space="preserve">(2) </w:t>
      </w:r>
      <w:r w:rsidRPr="00973F8E">
        <w:rPr>
          <w:rFonts w:ascii="宋体" w:hAnsi="宋体" w:hint="eastAsia"/>
          <w:sz w:val="24"/>
          <w:highlight w:val="yellow"/>
        </w:rPr>
        <w:t>机器指令的一般格式以及指令字中各字段的作用</w:t>
      </w:r>
      <w:r w:rsidRPr="00AD2797">
        <w:rPr>
          <w:rFonts w:ascii="宋体" w:hAnsi="宋体" w:hint="eastAsia"/>
          <w:sz w:val="24"/>
        </w:rPr>
        <w:t>。</w:t>
      </w:r>
    </w:p>
    <w:p w14:paraId="6F0B9345" w14:textId="77777777" w:rsidR="006546A3" w:rsidRPr="00AD2797" w:rsidRDefault="006546A3" w:rsidP="006546A3">
      <w:pPr>
        <w:spacing w:line="360" w:lineRule="auto"/>
        <w:ind w:leftChars="228" w:left="1979" w:hangingChars="625" w:hanging="1500"/>
        <w:rPr>
          <w:rFonts w:ascii="宋体" w:hAnsi="宋体"/>
          <w:sz w:val="24"/>
        </w:rPr>
      </w:pPr>
      <w:r w:rsidRPr="00AD2797">
        <w:rPr>
          <w:rFonts w:ascii="宋体" w:hAnsi="宋体" w:hint="eastAsia"/>
          <w:sz w:val="24"/>
        </w:rPr>
        <w:lastRenderedPageBreak/>
        <w:t>(3) 不同的地址格式对访存次数、寻址范围的影响。</w:t>
      </w:r>
    </w:p>
    <w:p w14:paraId="4EC65518" w14:textId="7AE6B6CB" w:rsidR="006546A3" w:rsidRPr="00AD2797" w:rsidRDefault="006546A3" w:rsidP="006546A3">
      <w:pPr>
        <w:spacing w:line="360" w:lineRule="auto"/>
        <w:ind w:leftChars="228" w:left="1979" w:hangingChars="625" w:hanging="1500"/>
        <w:rPr>
          <w:rFonts w:ascii="宋体" w:hAnsi="宋体"/>
          <w:sz w:val="24"/>
        </w:rPr>
      </w:pPr>
      <w:r w:rsidRPr="00AD2797">
        <w:rPr>
          <w:rFonts w:ascii="宋体" w:hAnsi="宋体" w:hint="eastAsia"/>
          <w:sz w:val="24"/>
        </w:rPr>
        <w:t>(4) 不同的寻址方式对操作数的寻址范围、所需的硬件支持、信息加工流程以及编程的影响。</w:t>
      </w:r>
    </w:p>
    <w:p w14:paraId="4BD3862E" w14:textId="7FFF756A" w:rsidR="006546A3" w:rsidRPr="00AD2797" w:rsidRDefault="006546A3" w:rsidP="006546A3">
      <w:pPr>
        <w:spacing w:line="360" w:lineRule="auto"/>
        <w:ind w:leftChars="228" w:left="1979" w:hangingChars="625" w:hanging="1500"/>
        <w:rPr>
          <w:rFonts w:ascii="宋体" w:hAnsi="宋体"/>
          <w:sz w:val="24"/>
        </w:rPr>
      </w:pPr>
      <w:r w:rsidRPr="00AD2797">
        <w:rPr>
          <w:rFonts w:ascii="宋体" w:hAnsi="宋体" w:hint="eastAsia"/>
          <w:sz w:val="24"/>
        </w:rPr>
        <w:t>(5) RISC 的主要特点及其与CISC 的区别。</w:t>
      </w:r>
    </w:p>
    <w:p w14:paraId="06486477" w14:textId="391566A9" w:rsidR="006546A3" w:rsidRDefault="006546A3" w:rsidP="006546A3">
      <w:pPr>
        <w:spacing w:line="360" w:lineRule="auto"/>
        <w:ind w:leftChars="228" w:left="1985" w:hangingChars="625" w:hanging="1506"/>
        <w:rPr>
          <w:rFonts w:ascii="黑体" w:eastAsia="黑体"/>
          <w:b/>
          <w:bCs/>
          <w:sz w:val="24"/>
        </w:rPr>
      </w:pPr>
      <w:r>
        <w:rPr>
          <w:rFonts w:ascii="黑体" w:eastAsia="黑体" w:hint="eastAsia"/>
          <w:b/>
          <w:bCs/>
          <w:sz w:val="24"/>
        </w:rPr>
        <w:t>7.2</w:t>
      </w:r>
      <w:r>
        <w:rPr>
          <w:rFonts w:ascii="黑体" w:eastAsia="黑体"/>
          <w:b/>
          <w:bCs/>
          <w:sz w:val="24"/>
        </w:rPr>
        <w:t xml:space="preserve"> </w:t>
      </w:r>
      <w:r w:rsidR="00AD2797">
        <w:rPr>
          <w:rFonts w:ascii="黑体" w:eastAsia="黑体" w:hint="eastAsia"/>
          <w:b/>
          <w:bCs/>
          <w:sz w:val="24"/>
        </w:rPr>
        <w:t>考核的</w:t>
      </w:r>
      <w:r>
        <w:rPr>
          <w:rFonts w:ascii="黑体" w:eastAsia="黑体" w:hint="eastAsia"/>
          <w:b/>
          <w:bCs/>
          <w:sz w:val="24"/>
        </w:rPr>
        <w:t>具体内容：</w:t>
      </w:r>
    </w:p>
    <w:p w14:paraId="531FD05E" w14:textId="39E7F18D" w:rsidR="00FD5BAB" w:rsidRPr="00B71FCF" w:rsidRDefault="006546A3" w:rsidP="006546A3">
      <w:pPr>
        <w:spacing w:line="360" w:lineRule="auto"/>
        <w:ind w:firstLineChars="200" w:firstLine="480"/>
        <w:rPr>
          <w:rFonts w:ascii="宋体"/>
          <w:sz w:val="24"/>
        </w:rPr>
      </w:pPr>
      <w:r w:rsidRPr="00B71FCF">
        <w:rPr>
          <w:rFonts w:ascii="宋体" w:hint="eastAsia"/>
          <w:sz w:val="24"/>
        </w:rPr>
        <w:t>7.2.1</w:t>
      </w:r>
      <w:r w:rsidR="00AB6972" w:rsidRPr="00B71FCF">
        <w:rPr>
          <w:rFonts w:ascii="宋体" w:hint="eastAsia"/>
          <w:sz w:val="24"/>
        </w:rPr>
        <w:t xml:space="preserve"> 机器指令</w:t>
      </w:r>
    </w:p>
    <w:p w14:paraId="122A916E" w14:textId="0CCEBF2C" w:rsidR="00AD2797" w:rsidRPr="00B71FCF" w:rsidRDefault="00AD2797" w:rsidP="006546A3">
      <w:pPr>
        <w:spacing w:line="360" w:lineRule="auto"/>
        <w:ind w:firstLineChars="200" w:firstLine="480"/>
        <w:rPr>
          <w:rFonts w:ascii="宋体"/>
          <w:sz w:val="24"/>
        </w:rPr>
      </w:pPr>
      <w:r w:rsidRPr="00B71FCF">
        <w:rPr>
          <w:rFonts w:ascii="宋体" w:hint="eastAsia"/>
          <w:sz w:val="24"/>
        </w:rPr>
        <w:t>掌握：</w:t>
      </w:r>
    </w:p>
    <w:p w14:paraId="14589F85" w14:textId="77777777" w:rsidR="002D1194" w:rsidRPr="00973F8E" w:rsidRDefault="006546A3" w:rsidP="006546A3">
      <w:pPr>
        <w:tabs>
          <w:tab w:val="left" w:pos="1320"/>
        </w:tabs>
        <w:spacing w:line="360" w:lineRule="auto"/>
        <w:ind w:left="482"/>
        <w:rPr>
          <w:rFonts w:ascii="宋体"/>
          <w:sz w:val="24"/>
          <w:highlight w:val="yellow"/>
        </w:rPr>
      </w:pPr>
      <w:r w:rsidRPr="00973F8E">
        <w:rPr>
          <w:rFonts w:ascii="宋体" w:hint="eastAsia"/>
          <w:sz w:val="24"/>
          <w:highlight w:val="yellow"/>
        </w:rPr>
        <w:t>1.</w:t>
      </w:r>
      <w:r w:rsidR="00AB6972" w:rsidRPr="00973F8E">
        <w:rPr>
          <w:rFonts w:ascii="宋体" w:hint="eastAsia"/>
          <w:sz w:val="24"/>
          <w:highlight w:val="yellow"/>
        </w:rPr>
        <w:t>指令的一般格式</w:t>
      </w:r>
    </w:p>
    <w:p w14:paraId="79AA2325" w14:textId="77777777" w:rsidR="002D1194" w:rsidRPr="00973F8E" w:rsidRDefault="00AD2797" w:rsidP="003F30CC">
      <w:pPr>
        <w:pStyle w:val="ac"/>
        <w:numPr>
          <w:ilvl w:val="0"/>
          <w:numId w:val="30"/>
        </w:numPr>
        <w:tabs>
          <w:tab w:val="left" w:pos="1320"/>
        </w:tabs>
        <w:spacing w:line="360" w:lineRule="auto"/>
        <w:ind w:firstLineChars="0"/>
        <w:rPr>
          <w:rFonts w:ascii="宋体"/>
          <w:sz w:val="24"/>
          <w:highlight w:val="yellow"/>
        </w:rPr>
      </w:pPr>
      <w:r w:rsidRPr="00973F8E">
        <w:rPr>
          <w:rFonts w:ascii="宋体" w:hint="eastAsia"/>
          <w:sz w:val="24"/>
          <w:highlight w:val="yellow"/>
        </w:rPr>
        <w:t>操作码</w:t>
      </w:r>
    </w:p>
    <w:p w14:paraId="6F60F796" w14:textId="77777777" w:rsidR="002D1194" w:rsidRPr="00973F8E" w:rsidRDefault="00AD2797" w:rsidP="003F30CC">
      <w:pPr>
        <w:pStyle w:val="ac"/>
        <w:numPr>
          <w:ilvl w:val="0"/>
          <w:numId w:val="30"/>
        </w:numPr>
        <w:tabs>
          <w:tab w:val="left" w:pos="1320"/>
        </w:tabs>
        <w:spacing w:line="360" w:lineRule="auto"/>
        <w:ind w:firstLineChars="0"/>
        <w:rPr>
          <w:rFonts w:ascii="宋体"/>
          <w:sz w:val="24"/>
          <w:highlight w:val="yellow"/>
        </w:rPr>
      </w:pPr>
      <w:r w:rsidRPr="00973F8E">
        <w:rPr>
          <w:rFonts w:ascii="宋体" w:hint="eastAsia"/>
          <w:sz w:val="24"/>
          <w:highlight w:val="yellow"/>
        </w:rPr>
        <w:t>地址码</w:t>
      </w:r>
    </w:p>
    <w:p w14:paraId="068995B8" w14:textId="479CF2A3" w:rsidR="00FD5BAB" w:rsidRPr="00973F8E" w:rsidRDefault="002D1194" w:rsidP="003F30CC">
      <w:pPr>
        <w:pStyle w:val="ac"/>
        <w:numPr>
          <w:ilvl w:val="0"/>
          <w:numId w:val="30"/>
        </w:numPr>
        <w:tabs>
          <w:tab w:val="left" w:pos="1320"/>
        </w:tabs>
        <w:spacing w:line="360" w:lineRule="auto"/>
        <w:ind w:firstLineChars="0"/>
        <w:rPr>
          <w:rFonts w:ascii="宋体"/>
          <w:sz w:val="24"/>
          <w:highlight w:val="yellow"/>
        </w:rPr>
      </w:pPr>
      <w:r w:rsidRPr="00973F8E">
        <w:rPr>
          <w:rFonts w:ascii="宋体" w:hint="eastAsia"/>
          <w:sz w:val="24"/>
          <w:highlight w:val="yellow"/>
        </w:rPr>
        <w:t>指令字长</w:t>
      </w:r>
    </w:p>
    <w:p w14:paraId="67417913" w14:textId="6F24786C" w:rsidR="00FD5BAB" w:rsidRDefault="006546A3" w:rsidP="006546A3">
      <w:pPr>
        <w:tabs>
          <w:tab w:val="left" w:pos="1320"/>
        </w:tabs>
        <w:spacing w:line="360" w:lineRule="auto"/>
        <w:ind w:left="482"/>
        <w:rPr>
          <w:rFonts w:ascii="宋体"/>
          <w:sz w:val="24"/>
        </w:rPr>
      </w:pPr>
      <w:r>
        <w:rPr>
          <w:rFonts w:ascii="宋体" w:hint="eastAsia"/>
          <w:sz w:val="24"/>
        </w:rPr>
        <w:t>2.</w:t>
      </w:r>
      <w:r w:rsidR="002D1194">
        <w:rPr>
          <w:rFonts w:ascii="宋体" w:hint="eastAsia"/>
          <w:sz w:val="24"/>
        </w:rPr>
        <w:t>操作数的类型</w:t>
      </w:r>
    </w:p>
    <w:p w14:paraId="652CAFC2" w14:textId="19A7C733" w:rsidR="002D1194" w:rsidRDefault="002D1194" w:rsidP="006546A3">
      <w:pPr>
        <w:tabs>
          <w:tab w:val="left" w:pos="1320"/>
        </w:tabs>
        <w:spacing w:line="360" w:lineRule="auto"/>
        <w:ind w:left="482"/>
        <w:rPr>
          <w:rFonts w:ascii="宋体"/>
          <w:sz w:val="24"/>
        </w:rPr>
      </w:pPr>
      <w:r>
        <w:rPr>
          <w:rFonts w:ascii="宋体" w:hint="eastAsia"/>
          <w:sz w:val="24"/>
        </w:rPr>
        <w:t>3.操作类型</w:t>
      </w:r>
    </w:p>
    <w:p w14:paraId="5F09F8D4" w14:textId="54992C90" w:rsidR="006546A3" w:rsidRDefault="006546A3" w:rsidP="006546A3">
      <w:pPr>
        <w:tabs>
          <w:tab w:val="left" w:pos="1320"/>
        </w:tabs>
        <w:spacing w:line="360" w:lineRule="auto"/>
        <w:ind w:left="482"/>
        <w:rPr>
          <w:rFonts w:ascii="宋体"/>
          <w:sz w:val="24"/>
        </w:rPr>
      </w:pPr>
      <w:r>
        <w:rPr>
          <w:rFonts w:ascii="宋体" w:hint="eastAsia"/>
          <w:sz w:val="24"/>
        </w:rPr>
        <w:t>7.2.2</w:t>
      </w:r>
      <w:r>
        <w:rPr>
          <w:rFonts w:ascii="宋体"/>
          <w:sz w:val="24"/>
        </w:rPr>
        <w:t xml:space="preserve"> </w:t>
      </w:r>
      <w:r w:rsidRPr="00973F8E">
        <w:rPr>
          <w:rFonts w:ascii="宋体" w:hint="eastAsia"/>
          <w:sz w:val="24"/>
          <w:highlight w:val="yellow"/>
        </w:rPr>
        <w:t>寻址方式</w:t>
      </w:r>
    </w:p>
    <w:p w14:paraId="134F7F0F" w14:textId="72BC9112" w:rsidR="00A031DE" w:rsidRDefault="00A031DE" w:rsidP="006546A3">
      <w:pPr>
        <w:tabs>
          <w:tab w:val="left" w:pos="1320"/>
        </w:tabs>
        <w:spacing w:line="360" w:lineRule="auto"/>
        <w:ind w:left="482"/>
        <w:rPr>
          <w:rFonts w:ascii="宋体"/>
          <w:sz w:val="24"/>
        </w:rPr>
      </w:pPr>
      <w:r>
        <w:rPr>
          <w:rFonts w:ascii="宋体" w:hint="eastAsia"/>
          <w:sz w:val="24"/>
        </w:rPr>
        <w:t>掌握下列的寻址方式</w:t>
      </w:r>
      <w:r w:rsidR="00B040CE">
        <w:rPr>
          <w:rFonts w:ascii="宋体" w:hint="eastAsia"/>
          <w:sz w:val="24"/>
        </w:rPr>
        <w:t>及操作数地址的计算</w:t>
      </w:r>
      <w:r>
        <w:rPr>
          <w:rFonts w:ascii="宋体" w:hint="eastAsia"/>
          <w:sz w:val="24"/>
        </w:rPr>
        <w:t>：</w:t>
      </w:r>
    </w:p>
    <w:p w14:paraId="1AB602A2" w14:textId="4F8BBB9B" w:rsidR="00FD5BAB" w:rsidRDefault="006546A3" w:rsidP="006546A3">
      <w:pPr>
        <w:spacing w:line="360" w:lineRule="auto"/>
        <w:ind w:firstLineChars="200" w:firstLine="480"/>
        <w:rPr>
          <w:rFonts w:ascii="宋体"/>
          <w:sz w:val="24"/>
        </w:rPr>
      </w:pPr>
      <w:r>
        <w:rPr>
          <w:rFonts w:ascii="宋体" w:hint="eastAsia"/>
          <w:sz w:val="24"/>
        </w:rPr>
        <w:t>1.</w:t>
      </w:r>
      <w:r w:rsidR="00AB6972">
        <w:rPr>
          <w:rFonts w:ascii="宋体" w:hint="eastAsia"/>
          <w:sz w:val="24"/>
        </w:rPr>
        <w:t>指令寻址</w:t>
      </w:r>
    </w:p>
    <w:p w14:paraId="4A259646" w14:textId="47165C12" w:rsidR="00FD5BAB" w:rsidRDefault="006546A3" w:rsidP="006546A3">
      <w:pPr>
        <w:tabs>
          <w:tab w:val="left" w:pos="1320"/>
        </w:tabs>
        <w:spacing w:line="360" w:lineRule="auto"/>
        <w:ind w:firstLineChars="200" w:firstLine="480"/>
        <w:rPr>
          <w:rFonts w:ascii="宋体"/>
          <w:sz w:val="24"/>
        </w:rPr>
      </w:pPr>
      <w:r>
        <w:rPr>
          <w:rFonts w:ascii="宋体" w:hint="eastAsia"/>
          <w:sz w:val="24"/>
        </w:rPr>
        <w:t>2.</w:t>
      </w:r>
      <w:r w:rsidR="00AB6972">
        <w:rPr>
          <w:rFonts w:ascii="宋体" w:hint="eastAsia"/>
          <w:sz w:val="24"/>
        </w:rPr>
        <w:t>数据寻址</w:t>
      </w:r>
    </w:p>
    <w:p w14:paraId="7C570E21"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立即寻址</w:t>
      </w:r>
    </w:p>
    <w:p w14:paraId="5334C0BE"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直接寻址</w:t>
      </w:r>
    </w:p>
    <w:p w14:paraId="33E06E16"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隐含寻址</w:t>
      </w:r>
    </w:p>
    <w:p w14:paraId="545367C8"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间接寻址</w:t>
      </w:r>
    </w:p>
    <w:p w14:paraId="4B257DC5"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寄存器寻址</w:t>
      </w:r>
    </w:p>
    <w:p w14:paraId="7D6A7B7D"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寄存器间接寻址</w:t>
      </w:r>
    </w:p>
    <w:p w14:paraId="349ABDA0"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基址寻址</w:t>
      </w:r>
    </w:p>
    <w:p w14:paraId="0DB98192"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变址寻址</w:t>
      </w:r>
    </w:p>
    <w:p w14:paraId="7AB887E4" w14:textId="77777777"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相对寻址</w:t>
      </w:r>
    </w:p>
    <w:p w14:paraId="3FD6F42F" w14:textId="13889B3F" w:rsidR="00B040CE" w:rsidRPr="00B040CE" w:rsidRDefault="00B040CE" w:rsidP="003F30CC">
      <w:pPr>
        <w:pStyle w:val="ac"/>
        <w:numPr>
          <w:ilvl w:val="0"/>
          <w:numId w:val="29"/>
        </w:numPr>
        <w:tabs>
          <w:tab w:val="left" w:pos="1320"/>
        </w:tabs>
        <w:spacing w:line="360" w:lineRule="auto"/>
        <w:ind w:firstLineChars="0"/>
        <w:rPr>
          <w:rFonts w:ascii="宋体"/>
          <w:sz w:val="24"/>
        </w:rPr>
      </w:pPr>
      <w:r w:rsidRPr="00B040CE">
        <w:rPr>
          <w:rFonts w:ascii="宋体" w:hint="eastAsia"/>
          <w:sz w:val="24"/>
        </w:rPr>
        <w:t>堆栈寻址</w:t>
      </w:r>
    </w:p>
    <w:p w14:paraId="13FEF49D" w14:textId="5E49C394" w:rsidR="00FD5BAB" w:rsidRPr="00B71FCF" w:rsidRDefault="00085595" w:rsidP="00085595">
      <w:pPr>
        <w:spacing w:line="360" w:lineRule="auto"/>
        <w:ind w:firstLineChars="200" w:firstLine="480"/>
        <w:rPr>
          <w:sz w:val="24"/>
        </w:rPr>
      </w:pPr>
      <w:r w:rsidRPr="00B71FCF">
        <w:rPr>
          <w:rFonts w:hint="eastAsia"/>
          <w:sz w:val="24"/>
        </w:rPr>
        <w:t>7.2.3</w:t>
      </w:r>
      <w:r w:rsidR="00AB6972" w:rsidRPr="00B71FCF">
        <w:rPr>
          <w:rFonts w:hint="eastAsia"/>
          <w:sz w:val="24"/>
        </w:rPr>
        <w:t xml:space="preserve">  RISC</w:t>
      </w:r>
      <w:r w:rsidR="00AB6972" w:rsidRPr="00B71FCF">
        <w:rPr>
          <w:rFonts w:hint="eastAsia"/>
          <w:sz w:val="24"/>
        </w:rPr>
        <w:t>技术</w:t>
      </w:r>
    </w:p>
    <w:p w14:paraId="4EE0ED71" w14:textId="7A05F43B" w:rsidR="00172E25" w:rsidRPr="00B71FCF" w:rsidRDefault="00172E25" w:rsidP="00085595">
      <w:pPr>
        <w:spacing w:line="360" w:lineRule="auto"/>
        <w:ind w:firstLineChars="200" w:firstLine="480"/>
        <w:rPr>
          <w:sz w:val="24"/>
        </w:rPr>
      </w:pPr>
      <w:r w:rsidRPr="00B71FCF">
        <w:rPr>
          <w:rFonts w:hint="eastAsia"/>
          <w:sz w:val="24"/>
        </w:rPr>
        <w:t>掌握</w:t>
      </w:r>
    </w:p>
    <w:p w14:paraId="514298BE" w14:textId="74BF00C2" w:rsidR="00FD5BAB" w:rsidRDefault="00085595">
      <w:pPr>
        <w:tabs>
          <w:tab w:val="left" w:pos="1200"/>
        </w:tabs>
        <w:spacing w:line="360" w:lineRule="auto"/>
        <w:ind w:firstLineChars="200" w:firstLine="480"/>
        <w:rPr>
          <w:rFonts w:ascii="宋体"/>
          <w:sz w:val="24"/>
        </w:rPr>
      </w:pPr>
      <w:r>
        <w:rPr>
          <w:rFonts w:ascii="宋体" w:hint="eastAsia"/>
          <w:sz w:val="24"/>
        </w:rPr>
        <w:t>1．</w:t>
      </w:r>
      <w:r w:rsidR="00AB6972">
        <w:rPr>
          <w:rFonts w:ascii="宋体" w:hint="eastAsia"/>
          <w:sz w:val="24"/>
        </w:rPr>
        <w:t>RISC的主要特</w:t>
      </w:r>
      <w:r>
        <w:rPr>
          <w:rFonts w:ascii="宋体" w:hint="eastAsia"/>
          <w:sz w:val="24"/>
        </w:rPr>
        <w:t>点</w:t>
      </w:r>
    </w:p>
    <w:p w14:paraId="3035A839" w14:textId="5252A7E9"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(1)</w:t>
      </w:r>
      <w:r>
        <w:rPr>
          <w:rFonts w:ascii="宋体"/>
          <w:sz w:val="24"/>
        </w:rPr>
        <w:t xml:space="preserve"> </w:t>
      </w:r>
      <w:r w:rsidRPr="00172E25">
        <w:rPr>
          <w:rFonts w:ascii="宋体" w:hint="eastAsia"/>
          <w:sz w:val="24"/>
        </w:rPr>
        <w:t>选取使用频度较高的一些简单指令， 复杂指令的功能由简单指令的组合来实现。</w:t>
      </w:r>
    </w:p>
    <w:p w14:paraId="15835FBC" w14:textId="777777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(2) 指令长度固定，指令格式种类少， 寻址方式种类少。</w:t>
      </w:r>
    </w:p>
    <w:p w14:paraId="6BFC7EA5" w14:textId="480075C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(3)</w:t>
      </w:r>
      <w:r>
        <w:rPr>
          <w:rFonts w:ascii="宋体"/>
          <w:sz w:val="24"/>
        </w:rPr>
        <w:t xml:space="preserve"> </w:t>
      </w:r>
      <w:r w:rsidRPr="00172E25">
        <w:rPr>
          <w:rFonts w:ascii="宋体" w:hint="eastAsia"/>
          <w:sz w:val="24"/>
        </w:rPr>
        <w:t>只有LOAD/ STORE 指令访存，其余指令的操作都在寄存器之间进行。</w:t>
      </w:r>
    </w:p>
    <w:p w14:paraId="5093677E" w14:textId="777777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(4) CPU 中有多个通用寄存器。</w:t>
      </w:r>
    </w:p>
    <w:p w14:paraId="41F627D0" w14:textId="777777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lastRenderedPageBreak/>
        <w:t>(5) 控制器采用组合逻辑控制。</w:t>
      </w:r>
    </w:p>
    <w:p w14:paraId="1B6224A4" w14:textId="54B32EDB"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 xml:space="preserve">(6) 采用流水技术，大部分指令在1 </w:t>
      </w:r>
      <w:proofErr w:type="gramStart"/>
      <w:r w:rsidRPr="00172E25">
        <w:rPr>
          <w:rFonts w:ascii="宋体" w:hint="eastAsia"/>
          <w:sz w:val="24"/>
        </w:rPr>
        <w:t>个</w:t>
      </w:r>
      <w:proofErr w:type="gramEnd"/>
      <w:r w:rsidRPr="00172E25">
        <w:rPr>
          <w:rFonts w:ascii="宋体" w:hint="eastAsia"/>
          <w:sz w:val="24"/>
        </w:rPr>
        <w:t>时钟周期完成。</w:t>
      </w:r>
    </w:p>
    <w:p w14:paraId="5E8D0723" w14:textId="1F246565" w:rsid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(7) 采用优化的编译程序。</w:t>
      </w:r>
    </w:p>
    <w:p w14:paraId="7E142CF7" w14:textId="7919600C" w:rsidR="00FD5BAB" w:rsidRDefault="00085595">
      <w:pPr>
        <w:tabs>
          <w:tab w:val="left" w:pos="1200"/>
        </w:tabs>
        <w:spacing w:line="360" w:lineRule="auto"/>
        <w:ind w:firstLineChars="200" w:firstLine="480"/>
        <w:rPr>
          <w:rFonts w:ascii="宋体"/>
          <w:sz w:val="24"/>
        </w:rPr>
      </w:pPr>
      <w:r>
        <w:rPr>
          <w:rFonts w:ascii="宋体" w:hint="eastAsia"/>
          <w:sz w:val="24"/>
        </w:rPr>
        <w:t>2.</w:t>
      </w:r>
      <w:r>
        <w:rPr>
          <w:rFonts w:ascii="宋体"/>
          <w:sz w:val="24"/>
        </w:rPr>
        <w:t xml:space="preserve"> </w:t>
      </w:r>
      <w:r w:rsidR="00AB6972">
        <w:rPr>
          <w:rFonts w:ascii="宋体" w:hint="eastAsia"/>
          <w:sz w:val="24"/>
        </w:rPr>
        <w:t>CISC的</w:t>
      </w:r>
      <w:r>
        <w:rPr>
          <w:rFonts w:ascii="宋体" w:hint="eastAsia"/>
          <w:sz w:val="24"/>
        </w:rPr>
        <w:t>主要特点</w:t>
      </w:r>
    </w:p>
    <w:p w14:paraId="1C73CD91" w14:textId="2DB482C3"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(1)指令系统复杂庞大，各种指令使用频度相差很大。</w:t>
      </w:r>
    </w:p>
    <w:p w14:paraId="21A1ECD9" w14:textId="507CC9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(2) 指令</w:t>
      </w:r>
      <w:r>
        <w:rPr>
          <w:rFonts w:ascii="宋体" w:hint="eastAsia"/>
          <w:sz w:val="24"/>
        </w:rPr>
        <w:t>字</w:t>
      </w:r>
      <w:r w:rsidRPr="00172E25">
        <w:rPr>
          <w:rFonts w:ascii="宋体" w:hint="eastAsia"/>
          <w:sz w:val="24"/>
        </w:rPr>
        <w:t>长不固定，指令格式多， 寻址方式多o</w:t>
      </w:r>
    </w:p>
    <w:p w14:paraId="5C080B02" w14:textId="777777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(3) 可以访存的指令不受限制。</w:t>
      </w:r>
    </w:p>
    <w:p w14:paraId="3B9B4530" w14:textId="777777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(4) CPU 中设有专用寄存器。</w:t>
      </w:r>
    </w:p>
    <w:p w14:paraId="4EBA06C6" w14:textId="777777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(5) 各种指令执行时间相差很大，大多数指令需多个时钟周期才能完成。</w:t>
      </w:r>
    </w:p>
    <w:p w14:paraId="51A2A695" w14:textId="77777777" w:rsidR="00172E25" w:rsidRP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(6) 控制器大多数采用微程序控制。</w:t>
      </w:r>
    </w:p>
    <w:p w14:paraId="5D869A0E" w14:textId="67DD74FF" w:rsidR="00172E25" w:rsidRDefault="00172E25" w:rsidP="00172E25">
      <w:pPr>
        <w:tabs>
          <w:tab w:val="left" w:pos="1200"/>
        </w:tabs>
        <w:spacing w:line="360" w:lineRule="auto"/>
        <w:ind w:firstLineChars="200" w:firstLine="480"/>
        <w:rPr>
          <w:rFonts w:ascii="宋体"/>
          <w:sz w:val="24"/>
        </w:rPr>
      </w:pPr>
      <w:r w:rsidRPr="00172E25">
        <w:rPr>
          <w:rFonts w:ascii="宋体" w:hint="eastAsia"/>
          <w:sz w:val="24"/>
        </w:rPr>
        <w:t>(7) 难以用优化编译生成高效的目标代码程序。</w:t>
      </w:r>
    </w:p>
    <w:p w14:paraId="4ABA957E" w14:textId="40065796" w:rsidR="009E099A" w:rsidRDefault="009E099A">
      <w:pPr>
        <w:tabs>
          <w:tab w:val="left" w:pos="1200"/>
        </w:tabs>
        <w:spacing w:line="360" w:lineRule="auto"/>
        <w:ind w:firstLineChars="200" w:firstLine="480"/>
        <w:rPr>
          <w:rFonts w:ascii="宋体"/>
          <w:sz w:val="24"/>
        </w:rPr>
      </w:pPr>
      <w:r>
        <w:rPr>
          <w:rFonts w:ascii="宋体" w:hint="eastAsia"/>
          <w:sz w:val="24"/>
        </w:rPr>
        <w:t>3.</w:t>
      </w:r>
      <w:r>
        <w:rPr>
          <w:rFonts w:ascii="宋体"/>
          <w:sz w:val="24"/>
        </w:rPr>
        <w:t xml:space="preserve"> </w:t>
      </w:r>
      <w:r>
        <w:rPr>
          <w:rFonts w:ascii="宋体" w:hint="eastAsia"/>
          <w:sz w:val="24"/>
        </w:rPr>
        <w:t>RISC与CISC的比较</w:t>
      </w:r>
    </w:p>
    <w:p w14:paraId="2C9F0445" w14:textId="77777777" w:rsidR="0046414F" w:rsidRPr="0046414F" w:rsidRDefault="0046414F" w:rsidP="0046414F">
      <w:pPr>
        <w:tabs>
          <w:tab w:val="left" w:pos="1200"/>
        </w:tabs>
        <w:spacing w:line="360" w:lineRule="auto"/>
        <w:ind w:firstLineChars="200" w:firstLine="480"/>
        <w:rPr>
          <w:rFonts w:ascii="宋体"/>
          <w:sz w:val="24"/>
        </w:rPr>
      </w:pPr>
      <w:r w:rsidRPr="0046414F">
        <w:rPr>
          <w:rFonts w:ascii="宋体" w:hint="eastAsia"/>
          <w:sz w:val="24"/>
        </w:rPr>
        <w:t>(1) RISC 更能充分利用VLSI 芯片的面积。</w:t>
      </w:r>
    </w:p>
    <w:p w14:paraId="6B73A7D3" w14:textId="77777777" w:rsidR="0046414F" w:rsidRPr="0046414F" w:rsidRDefault="0046414F" w:rsidP="0046414F">
      <w:pPr>
        <w:tabs>
          <w:tab w:val="left" w:pos="1200"/>
        </w:tabs>
        <w:spacing w:line="360" w:lineRule="auto"/>
        <w:ind w:firstLineChars="200" w:firstLine="480"/>
        <w:rPr>
          <w:rFonts w:ascii="宋体"/>
          <w:sz w:val="24"/>
        </w:rPr>
      </w:pPr>
      <w:r w:rsidRPr="0046414F">
        <w:rPr>
          <w:rFonts w:ascii="宋体" w:hint="eastAsia"/>
          <w:sz w:val="24"/>
        </w:rPr>
        <w:t>(2) RISC 更能提高运算速度。</w:t>
      </w:r>
    </w:p>
    <w:p w14:paraId="4EFA44E9" w14:textId="77777777" w:rsidR="0046414F" w:rsidRPr="0046414F" w:rsidRDefault="0046414F" w:rsidP="0046414F">
      <w:pPr>
        <w:tabs>
          <w:tab w:val="left" w:pos="1200"/>
        </w:tabs>
        <w:spacing w:line="360" w:lineRule="auto"/>
        <w:ind w:firstLineChars="200" w:firstLine="480"/>
        <w:rPr>
          <w:rFonts w:ascii="宋体"/>
          <w:sz w:val="24"/>
        </w:rPr>
      </w:pPr>
      <w:r w:rsidRPr="0046414F">
        <w:rPr>
          <w:rFonts w:ascii="宋体" w:hint="eastAsia"/>
          <w:sz w:val="24"/>
        </w:rPr>
        <w:t>(3) RISC 便于设计，可降低成本， 提高可靠性。</w:t>
      </w:r>
    </w:p>
    <w:p w14:paraId="723270D7" w14:textId="77777777" w:rsidR="0046414F" w:rsidRPr="0046414F" w:rsidRDefault="0046414F" w:rsidP="0046414F">
      <w:pPr>
        <w:tabs>
          <w:tab w:val="left" w:pos="1200"/>
        </w:tabs>
        <w:spacing w:line="360" w:lineRule="auto"/>
        <w:ind w:firstLineChars="200" w:firstLine="480"/>
        <w:rPr>
          <w:rFonts w:ascii="宋体"/>
          <w:sz w:val="24"/>
        </w:rPr>
      </w:pPr>
      <w:r w:rsidRPr="0046414F">
        <w:rPr>
          <w:rFonts w:ascii="宋体" w:hint="eastAsia"/>
          <w:sz w:val="24"/>
        </w:rPr>
        <w:t>(4) RISC 有利于编译程序代码优化。</w:t>
      </w:r>
    </w:p>
    <w:p w14:paraId="4E5AF147" w14:textId="141FCBEA" w:rsidR="0046414F" w:rsidRDefault="0046414F" w:rsidP="0046414F">
      <w:pPr>
        <w:tabs>
          <w:tab w:val="left" w:pos="1200"/>
        </w:tabs>
        <w:spacing w:line="360" w:lineRule="auto"/>
        <w:ind w:firstLineChars="200" w:firstLine="480"/>
        <w:rPr>
          <w:rFonts w:ascii="宋体"/>
          <w:sz w:val="24"/>
        </w:rPr>
      </w:pPr>
      <w:r w:rsidRPr="0046414F">
        <w:rPr>
          <w:rFonts w:ascii="宋体" w:hint="eastAsia"/>
          <w:sz w:val="24"/>
        </w:rPr>
        <w:t>(5) RISC 不易实现指令系统兼容。</w:t>
      </w:r>
    </w:p>
    <w:p w14:paraId="20A74AEA" w14:textId="14D92150" w:rsidR="00FD5BAB" w:rsidRDefault="00AB6972" w:rsidP="00530630">
      <w:pPr>
        <w:spacing w:line="360" w:lineRule="auto"/>
        <w:rPr>
          <w:rFonts w:ascii="宋体"/>
          <w:sz w:val="24"/>
        </w:rPr>
      </w:pPr>
      <w:r>
        <w:rPr>
          <w:rFonts w:ascii="宋体" w:hint="eastAsia"/>
          <w:sz w:val="24"/>
        </w:rPr>
        <w:t xml:space="preserve">  </w:t>
      </w:r>
    </w:p>
    <w:p w14:paraId="4CF1ABF4" w14:textId="77777777" w:rsidR="00FD5BAB" w:rsidRDefault="00AB6972">
      <w:pPr>
        <w:spacing w:line="360" w:lineRule="auto"/>
        <w:jc w:val="center"/>
        <w:rPr>
          <w:rFonts w:ascii="黑体" w:eastAsia="黑体"/>
          <w:b/>
          <w:bCs/>
          <w:sz w:val="28"/>
        </w:rPr>
      </w:pPr>
      <w:r>
        <w:rPr>
          <w:rFonts w:ascii="黑体" w:eastAsia="黑体" w:hint="eastAsia"/>
          <w:b/>
          <w:bCs/>
          <w:sz w:val="28"/>
        </w:rPr>
        <w:t>第八章  CPU的结构与功能</w:t>
      </w:r>
    </w:p>
    <w:p w14:paraId="6E5E8B47" w14:textId="77777777" w:rsidR="00FD5BAB" w:rsidRDefault="00FD5BAB">
      <w:pPr>
        <w:spacing w:line="360" w:lineRule="auto"/>
        <w:rPr>
          <w:sz w:val="24"/>
        </w:rPr>
      </w:pPr>
    </w:p>
    <w:p w14:paraId="3C120241" w14:textId="25797CC0" w:rsidR="00FD5BAB" w:rsidRDefault="00530630">
      <w:pPr>
        <w:spacing w:line="360" w:lineRule="auto"/>
        <w:ind w:leftChars="228" w:left="1985" w:hangingChars="625" w:hanging="1506"/>
        <w:rPr>
          <w:rFonts w:ascii="黑体" w:eastAsia="黑体"/>
          <w:b/>
          <w:bCs/>
          <w:sz w:val="24"/>
        </w:rPr>
      </w:pPr>
      <w:r>
        <w:rPr>
          <w:rFonts w:ascii="黑体" w:eastAsia="黑体" w:hint="eastAsia"/>
          <w:b/>
          <w:bCs/>
          <w:sz w:val="24"/>
        </w:rPr>
        <w:t>8.1</w:t>
      </w:r>
      <w:r>
        <w:rPr>
          <w:rFonts w:ascii="黑体" w:eastAsia="黑体"/>
          <w:b/>
          <w:bCs/>
          <w:sz w:val="24"/>
        </w:rPr>
        <w:t xml:space="preserve"> </w:t>
      </w:r>
      <w:r w:rsidR="00AB6972">
        <w:rPr>
          <w:rFonts w:ascii="黑体" w:eastAsia="黑体" w:hint="eastAsia"/>
          <w:b/>
          <w:bCs/>
          <w:sz w:val="24"/>
        </w:rPr>
        <w:t>考核目标和要求</w:t>
      </w:r>
    </w:p>
    <w:p w14:paraId="40B3A1EC" w14:textId="665D5895" w:rsidR="00C31C43" w:rsidRPr="00C31C43" w:rsidRDefault="00C31C43">
      <w:pPr>
        <w:spacing w:line="360" w:lineRule="auto"/>
        <w:ind w:leftChars="228" w:left="1979" w:hangingChars="625" w:hanging="1500"/>
        <w:rPr>
          <w:rFonts w:ascii="宋体" w:hAnsi="宋体"/>
          <w:sz w:val="24"/>
        </w:rPr>
      </w:pPr>
      <w:r>
        <w:rPr>
          <w:rFonts w:ascii="宋体" w:hAnsi="宋体" w:hint="eastAsia"/>
          <w:sz w:val="24"/>
        </w:rPr>
        <w:t>掌握</w:t>
      </w:r>
    </w:p>
    <w:p w14:paraId="646DDC95" w14:textId="77777777" w:rsidR="007D0C4A" w:rsidRPr="006B2E19" w:rsidRDefault="007D0C4A" w:rsidP="007D0C4A">
      <w:pPr>
        <w:spacing w:line="360" w:lineRule="auto"/>
        <w:ind w:firstLineChars="200" w:firstLine="480"/>
        <w:jc w:val="left"/>
        <w:rPr>
          <w:rFonts w:ascii="宋体" w:hAnsi="宋体"/>
          <w:sz w:val="24"/>
        </w:rPr>
      </w:pPr>
      <w:r w:rsidRPr="006B2E19">
        <w:rPr>
          <w:rFonts w:ascii="宋体" w:hAnsi="宋体" w:hint="eastAsia"/>
          <w:sz w:val="24"/>
        </w:rPr>
        <w:t>(l) CPU 的功能和硬件组成。</w:t>
      </w:r>
    </w:p>
    <w:p w14:paraId="65B42FEC" w14:textId="77777777" w:rsidR="007D0C4A" w:rsidRPr="006B2E19" w:rsidRDefault="007D0C4A" w:rsidP="007D0C4A">
      <w:pPr>
        <w:spacing w:line="360" w:lineRule="auto"/>
        <w:ind w:firstLineChars="200" w:firstLine="480"/>
        <w:jc w:val="left"/>
        <w:rPr>
          <w:rFonts w:ascii="宋体" w:hAnsi="宋体"/>
          <w:sz w:val="24"/>
        </w:rPr>
      </w:pPr>
      <w:r w:rsidRPr="006B2E19">
        <w:rPr>
          <w:rFonts w:ascii="宋体" w:hAnsi="宋体" w:hint="eastAsia"/>
          <w:sz w:val="24"/>
        </w:rPr>
        <w:t>(2) CPU 工作周期和指令周期的概念。</w:t>
      </w:r>
    </w:p>
    <w:p w14:paraId="4C9F4ADF" w14:textId="77777777" w:rsidR="007D0C4A" w:rsidRPr="006B2E19" w:rsidRDefault="007D0C4A" w:rsidP="007D0C4A">
      <w:pPr>
        <w:spacing w:line="360" w:lineRule="auto"/>
        <w:ind w:firstLineChars="200" w:firstLine="480"/>
        <w:jc w:val="left"/>
        <w:rPr>
          <w:rFonts w:ascii="宋体" w:hAnsi="宋体"/>
          <w:sz w:val="24"/>
        </w:rPr>
      </w:pPr>
      <w:r w:rsidRPr="006B2E19">
        <w:rPr>
          <w:rFonts w:ascii="宋体" w:hAnsi="宋体" w:hint="eastAsia"/>
          <w:sz w:val="24"/>
        </w:rPr>
        <w:t>(3) 一个完整的指令周期中的信息流程。</w:t>
      </w:r>
    </w:p>
    <w:p w14:paraId="16083A8F" w14:textId="77777777" w:rsidR="007D0C4A" w:rsidRPr="006B2E19" w:rsidRDefault="007D0C4A" w:rsidP="007D0C4A">
      <w:pPr>
        <w:spacing w:line="360" w:lineRule="auto"/>
        <w:ind w:firstLineChars="200" w:firstLine="480"/>
        <w:jc w:val="left"/>
        <w:rPr>
          <w:rFonts w:ascii="宋体" w:hAnsi="宋体"/>
          <w:sz w:val="24"/>
        </w:rPr>
      </w:pPr>
      <w:r w:rsidRPr="006B2E19">
        <w:rPr>
          <w:rFonts w:ascii="宋体" w:hAnsi="宋体" w:hint="eastAsia"/>
          <w:sz w:val="24"/>
        </w:rPr>
        <w:t>(4) 指令流水技术。</w:t>
      </w:r>
    </w:p>
    <w:p w14:paraId="4CC7E33B" w14:textId="54BB48DA" w:rsidR="00FD5BAB" w:rsidRPr="006B2E19" w:rsidRDefault="007D0C4A" w:rsidP="007D0C4A">
      <w:pPr>
        <w:spacing w:line="360" w:lineRule="auto"/>
        <w:ind w:firstLineChars="200" w:firstLine="480"/>
        <w:jc w:val="left"/>
        <w:rPr>
          <w:rFonts w:ascii="宋体" w:hAnsi="宋体"/>
          <w:sz w:val="24"/>
        </w:rPr>
      </w:pPr>
      <w:r w:rsidRPr="006B2E19">
        <w:rPr>
          <w:rFonts w:ascii="宋体" w:hAnsi="宋体" w:hint="eastAsia"/>
          <w:sz w:val="24"/>
        </w:rPr>
        <w:t>(5) 中断系统需要解决的问题及实施方案。</w:t>
      </w:r>
    </w:p>
    <w:p w14:paraId="2B653310" w14:textId="1D91B834" w:rsidR="00FD5BAB" w:rsidRPr="00631FBA" w:rsidRDefault="007D0C4A" w:rsidP="007D0C4A">
      <w:pPr>
        <w:spacing w:line="360" w:lineRule="auto"/>
        <w:ind w:firstLineChars="200" w:firstLine="482"/>
        <w:jc w:val="left"/>
        <w:rPr>
          <w:rFonts w:ascii="黑体" w:eastAsia="黑体" w:hAnsi="黑体"/>
          <w:b/>
          <w:bCs/>
          <w:sz w:val="24"/>
        </w:rPr>
      </w:pPr>
      <w:r w:rsidRPr="00631FBA">
        <w:rPr>
          <w:rFonts w:ascii="黑体" w:eastAsia="黑体" w:hAnsi="黑体" w:hint="eastAsia"/>
          <w:b/>
          <w:bCs/>
          <w:sz w:val="24"/>
        </w:rPr>
        <w:t>8.2</w:t>
      </w:r>
      <w:r w:rsidR="00AB6972" w:rsidRPr="00631FBA">
        <w:rPr>
          <w:rFonts w:ascii="黑体" w:eastAsia="黑体" w:hAnsi="黑体" w:hint="eastAsia"/>
          <w:b/>
          <w:bCs/>
          <w:sz w:val="24"/>
        </w:rPr>
        <w:t xml:space="preserve"> </w:t>
      </w:r>
      <w:r w:rsidRPr="00631FBA">
        <w:rPr>
          <w:rFonts w:ascii="黑体" w:eastAsia="黑体" w:hAnsi="黑体" w:hint="eastAsia"/>
          <w:b/>
          <w:bCs/>
          <w:sz w:val="24"/>
        </w:rPr>
        <w:t>考核的具体内容</w:t>
      </w:r>
    </w:p>
    <w:p w14:paraId="7A546127" w14:textId="1786130B" w:rsidR="007D0C4A" w:rsidRPr="00B71FCF" w:rsidRDefault="007D0C4A" w:rsidP="007D0C4A">
      <w:pPr>
        <w:spacing w:line="360" w:lineRule="auto"/>
        <w:ind w:firstLineChars="200" w:firstLine="480"/>
        <w:jc w:val="left"/>
        <w:rPr>
          <w:rFonts w:ascii="宋体"/>
          <w:sz w:val="24"/>
        </w:rPr>
      </w:pPr>
      <w:r w:rsidRPr="00B71FCF">
        <w:rPr>
          <w:rFonts w:ascii="宋体" w:hint="eastAsia"/>
          <w:sz w:val="24"/>
        </w:rPr>
        <w:t>8.2.1</w:t>
      </w:r>
      <w:r w:rsidRPr="00B71FCF">
        <w:rPr>
          <w:rFonts w:ascii="宋体"/>
          <w:sz w:val="24"/>
        </w:rPr>
        <w:t xml:space="preserve"> </w:t>
      </w:r>
      <w:r w:rsidRPr="00B71FCF">
        <w:rPr>
          <w:rFonts w:ascii="宋体" w:hint="eastAsia"/>
          <w:sz w:val="24"/>
        </w:rPr>
        <w:t>CPU的功能和组成</w:t>
      </w:r>
    </w:p>
    <w:p w14:paraId="0D954E90" w14:textId="6DBC07A3" w:rsidR="006B2E19" w:rsidRPr="00B71FCF" w:rsidRDefault="006B2E19" w:rsidP="007D0C4A">
      <w:pPr>
        <w:spacing w:line="360" w:lineRule="auto"/>
        <w:ind w:firstLineChars="200" w:firstLine="480"/>
        <w:jc w:val="left"/>
        <w:rPr>
          <w:rFonts w:ascii="宋体"/>
          <w:sz w:val="24"/>
        </w:rPr>
      </w:pPr>
      <w:r w:rsidRPr="00B71FCF">
        <w:rPr>
          <w:rFonts w:ascii="宋体" w:hint="eastAsia"/>
          <w:sz w:val="24"/>
        </w:rPr>
        <w:t>掌握：</w:t>
      </w:r>
    </w:p>
    <w:p w14:paraId="617DF113" w14:textId="19CDCA18" w:rsidR="006B2E19" w:rsidRPr="00B71FCF" w:rsidRDefault="006B2E19" w:rsidP="003F30CC">
      <w:pPr>
        <w:pStyle w:val="ac"/>
        <w:numPr>
          <w:ilvl w:val="0"/>
          <w:numId w:val="8"/>
        </w:numPr>
        <w:spacing w:line="360" w:lineRule="auto"/>
        <w:ind w:firstLineChars="0"/>
        <w:jc w:val="left"/>
        <w:rPr>
          <w:rFonts w:ascii="宋体"/>
          <w:sz w:val="24"/>
        </w:rPr>
      </w:pPr>
      <w:r w:rsidRPr="00B71FCF">
        <w:rPr>
          <w:rFonts w:ascii="宋体" w:hint="eastAsia"/>
          <w:sz w:val="24"/>
        </w:rPr>
        <w:t>CPU的功能</w:t>
      </w:r>
    </w:p>
    <w:p w14:paraId="0DDACE23" w14:textId="00327B3D" w:rsidR="006B2E19" w:rsidRPr="00B71FCF" w:rsidRDefault="006B2E19" w:rsidP="006B2E19">
      <w:pPr>
        <w:spacing w:line="360" w:lineRule="auto"/>
        <w:ind w:firstLineChars="174" w:firstLine="418"/>
        <w:jc w:val="left"/>
        <w:rPr>
          <w:rFonts w:ascii="宋体"/>
          <w:sz w:val="24"/>
        </w:rPr>
      </w:pPr>
      <w:r w:rsidRPr="00B71FCF">
        <w:rPr>
          <w:rFonts w:ascii="宋体" w:hint="eastAsia"/>
          <w:sz w:val="24"/>
        </w:rPr>
        <w:t>(1)</w:t>
      </w:r>
      <w:r w:rsidRPr="00B71FCF">
        <w:rPr>
          <w:rFonts w:ascii="宋体"/>
          <w:sz w:val="24"/>
        </w:rPr>
        <w:t xml:space="preserve"> </w:t>
      </w:r>
      <w:r w:rsidRPr="00B71FCF">
        <w:rPr>
          <w:rFonts w:ascii="宋体" w:hint="eastAsia"/>
          <w:sz w:val="24"/>
        </w:rPr>
        <w:t>控制程序的顺序执行(称指令控制)。</w:t>
      </w:r>
    </w:p>
    <w:p w14:paraId="1E22BB28" w14:textId="77777777" w:rsidR="006B2E19" w:rsidRPr="00B71FCF" w:rsidRDefault="006B2E19" w:rsidP="006B2E19">
      <w:pPr>
        <w:spacing w:line="360" w:lineRule="auto"/>
        <w:ind w:firstLineChars="174" w:firstLine="418"/>
        <w:jc w:val="left"/>
        <w:rPr>
          <w:rFonts w:ascii="宋体"/>
          <w:sz w:val="24"/>
        </w:rPr>
      </w:pPr>
      <w:r w:rsidRPr="00B71FCF">
        <w:rPr>
          <w:rFonts w:ascii="宋体" w:hint="eastAsia"/>
          <w:sz w:val="24"/>
        </w:rPr>
        <w:t>(2) 产生完成每条指令所需的控制命令(称操作控制)。</w:t>
      </w:r>
    </w:p>
    <w:p w14:paraId="3572A7FA" w14:textId="2BAE7AE0" w:rsidR="006B2E19" w:rsidRPr="00B71FCF" w:rsidRDefault="006B2E19" w:rsidP="006B2E19">
      <w:pPr>
        <w:spacing w:line="360" w:lineRule="auto"/>
        <w:ind w:firstLineChars="174" w:firstLine="418"/>
        <w:jc w:val="left"/>
        <w:rPr>
          <w:rFonts w:ascii="宋体"/>
          <w:sz w:val="24"/>
        </w:rPr>
      </w:pPr>
      <w:r w:rsidRPr="00B71FCF">
        <w:rPr>
          <w:rFonts w:ascii="宋体" w:hint="eastAsia"/>
          <w:sz w:val="24"/>
        </w:rPr>
        <w:lastRenderedPageBreak/>
        <w:t>(3)</w:t>
      </w:r>
      <w:r w:rsidRPr="00B71FCF">
        <w:rPr>
          <w:rFonts w:ascii="宋体"/>
          <w:sz w:val="24"/>
        </w:rPr>
        <w:t xml:space="preserve"> </w:t>
      </w:r>
      <w:r w:rsidRPr="00B71FCF">
        <w:rPr>
          <w:rFonts w:ascii="宋体" w:hint="eastAsia"/>
          <w:sz w:val="24"/>
        </w:rPr>
        <w:t>对各种操作加以时间上的控制(称时间控制)。</w:t>
      </w:r>
    </w:p>
    <w:p w14:paraId="0AA2EF60" w14:textId="77777777" w:rsidR="006B2E19" w:rsidRPr="00B71FCF" w:rsidRDefault="006B2E19" w:rsidP="006B2E19">
      <w:pPr>
        <w:spacing w:line="360" w:lineRule="auto"/>
        <w:ind w:firstLineChars="174" w:firstLine="418"/>
        <w:jc w:val="left"/>
        <w:rPr>
          <w:rFonts w:ascii="宋体"/>
          <w:sz w:val="24"/>
        </w:rPr>
      </w:pPr>
      <w:r w:rsidRPr="00B71FCF">
        <w:rPr>
          <w:rFonts w:ascii="宋体" w:hint="eastAsia"/>
          <w:sz w:val="24"/>
        </w:rPr>
        <w:t>(4) 对数据进行算术运算和逻辑运算(数据加工)。</w:t>
      </w:r>
    </w:p>
    <w:p w14:paraId="06CEC6ED" w14:textId="27C5E947" w:rsidR="006B2E19" w:rsidRPr="00B71FCF" w:rsidRDefault="006B2E19" w:rsidP="006B2E19">
      <w:pPr>
        <w:pStyle w:val="ac"/>
        <w:spacing w:line="360" w:lineRule="auto"/>
        <w:ind w:leftChars="200" w:left="420" w:firstLineChars="0" w:firstLine="0"/>
        <w:jc w:val="left"/>
        <w:rPr>
          <w:rFonts w:ascii="宋体"/>
          <w:sz w:val="24"/>
        </w:rPr>
      </w:pPr>
      <w:r w:rsidRPr="00B71FCF">
        <w:rPr>
          <w:rFonts w:ascii="宋体" w:hint="eastAsia"/>
          <w:sz w:val="24"/>
        </w:rPr>
        <w:t>(5) 处理计算机在运行过程中出现的异常情况和特殊请求(中断处理)。</w:t>
      </w:r>
    </w:p>
    <w:p w14:paraId="1EE579C8" w14:textId="3537A112" w:rsidR="006B2E19" w:rsidRPr="00B71FCF" w:rsidRDefault="006B2E19" w:rsidP="003F30CC">
      <w:pPr>
        <w:pStyle w:val="ac"/>
        <w:numPr>
          <w:ilvl w:val="0"/>
          <w:numId w:val="8"/>
        </w:numPr>
        <w:spacing w:line="360" w:lineRule="auto"/>
        <w:ind w:firstLineChars="0"/>
        <w:jc w:val="left"/>
        <w:rPr>
          <w:rFonts w:ascii="宋体"/>
          <w:sz w:val="24"/>
        </w:rPr>
      </w:pPr>
      <w:r w:rsidRPr="00B71FCF">
        <w:rPr>
          <w:rFonts w:ascii="宋体" w:hint="eastAsia"/>
          <w:sz w:val="24"/>
        </w:rPr>
        <w:t>CPU的组成</w:t>
      </w:r>
      <w:r w:rsidR="00580E4D" w:rsidRPr="00B71FCF">
        <w:rPr>
          <w:rFonts w:ascii="宋体" w:hint="eastAsia"/>
          <w:sz w:val="24"/>
        </w:rPr>
        <w:t>部件</w:t>
      </w:r>
      <w:r w:rsidRPr="00B71FCF">
        <w:rPr>
          <w:rFonts w:ascii="宋体" w:hint="eastAsia"/>
          <w:sz w:val="24"/>
        </w:rPr>
        <w:t>部分和功能</w:t>
      </w:r>
    </w:p>
    <w:p w14:paraId="1F919351" w14:textId="0B9FBBD9" w:rsidR="00FD5BAB" w:rsidRPr="00B71FCF" w:rsidRDefault="007D0C4A" w:rsidP="007D0C4A">
      <w:pPr>
        <w:spacing w:line="360" w:lineRule="auto"/>
        <w:ind w:firstLineChars="200" w:firstLine="480"/>
        <w:rPr>
          <w:rFonts w:ascii="宋体"/>
          <w:sz w:val="24"/>
        </w:rPr>
      </w:pPr>
      <w:r w:rsidRPr="00B71FCF">
        <w:rPr>
          <w:rFonts w:ascii="宋体" w:hint="eastAsia"/>
          <w:sz w:val="24"/>
        </w:rPr>
        <w:t>8.2.2</w:t>
      </w:r>
      <w:r w:rsidRPr="00B71FCF">
        <w:rPr>
          <w:rFonts w:ascii="宋体"/>
          <w:sz w:val="24"/>
        </w:rPr>
        <w:t xml:space="preserve"> </w:t>
      </w:r>
      <w:r w:rsidR="00AB6972" w:rsidRPr="00B71FCF">
        <w:rPr>
          <w:rFonts w:ascii="宋体" w:hint="eastAsia"/>
          <w:sz w:val="24"/>
        </w:rPr>
        <w:t>指令周期</w:t>
      </w:r>
    </w:p>
    <w:p w14:paraId="09F6236A" w14:textId="03F151DD" w:rsidR="009353E4" w:rsidRPr="00B71FCF" w:rsidRDefault="009353E4" w:rsidP="007D0C4A">
      <w:pPr>
        <w:spacing w:line="360" w:lineRule="auto"/>
        <w:ind w:firstLineChars="200" w:firstLine="480"/>
        <w:rPr>
          <w:rFonts w:ascii="宋体"/>
          <w:sz w:val="24"/>
        </w:rPr>
      </w:pPr>
      <w:r w:rsidRPr="00B71FCF">
        <w:rPr>
          <w:rFonts w:ascii="宋体" w:hint="eastAsia"/>
          <w:sz w:val="24"/>
        </w:rPr>
        <w:t>掌握：</w:t>
      </w:r>
    </w:p>
    <w:p w14:paraId="2ECD526F" w14:textId="78B094F3" w:rsidR="00FD5BAB" w:rsidRPr="008229E9" w:rsidRDefault="00223F5B" w:rsidP="00223F5B">
      <w:pPr>
        <w:spacing w:line="360" w:lineRule="auto"/>
        <w:ind w:left="480"/>
        <w:rPr>
          <w:rFonts w:ascii="宋体"/>
          <w:sz w:val="24"/>
          <w:u w:val="single"/>
          <w:rPrChange w:id="37" w:author="dabo zhang" w:date="2021-06-15T23:44:00Z">
            <w:rPr>
              <w:rFonts w:ascii="宋体"/>
              <w:sz w:val="24"/>
            </w:rPr>
          </w:rPrChange>
        </w:rPr>
      </w:pPr>
      <w:r w:rsidRPr="008229E9">
        <w:rPr>
          <w:rFonts w:ascii="宋体" w:hint="eastAsia"/>
          <w:sz w:val="24"/>
          <w:u w:val="single"/>
          <w:rPrChange w:id="38" w:author="dabo zhang" w:date="2021-06-15T23:44:00Z">
            <w:rPr>
              <w:rFonts w:ascii="宋体" w:hint="eastAsia"/>
              <w:sz w:val="24"/>
            </w:rPr>
          </w:rPrChange>
        </w:rPr>
        <w:t>1.</w:t>
      </w:r>
      <w:r w:rsidR="00AB6972" w:rsidRPr="008229E9">
        <w:rPr>
          <w:rFonts w:ascii="宋体" w:hint="eastAsia"/>
          <w:sz w:val="24"/>
          <w:highlight w:val="yellow"/>
          <w:u w:val="single"/>
          <w:rPrChange w:id="39" w:author="dabo zhang" w:date="2021-06-15T23:44:00Z">
            <w:rPr>
              <w:rFonts w:ascii="宋体" w:hint="eastAsia"/>
              <w:sz w:val="24"/>
              <w:highlight w:val="yellow"/>
            </w:rPr>
          </w:rPrChange>
        </w:rPr>
        <w:t>指令周期的基本概念</w:t>
      </w:r>
    </w:p>
    <w:p w14:paraId="1D40FEE8" w14:textId="5B0AD535" w:rsidR="00223F5B" w:rsidRPr="008229E9" w:rsidRDefault="00223F5B" w:rsidP="00223F5B">
      <w:pPr>
        <w:spacing w:line="360" w:lineRule="auto"/>
        <w:ind w:left="480"/>
        <w:rPr>
          <w:rFonts w:ascii="宋体"/>
          <w:sz w:val="24"/>
          <w:u w:val="single"/>
          <w:rPrChange w:id="40" w:author="dabo zhang" w:date="2021-06-15T23:44:00Z">
            <w:rPr>
              <w:rFonts w:ascii="宋体"/>
              <w:sz w:val="24"/>
            </w:rPr>
          </w:rPrChange>
        </w:rPr>
      </w:pPr>
      <w:r w:rsidRPr="008229E9">
        <w:rPr>
          <w:rFonts w:ascii="宋体" w:hint="eastAsia"/>
          <w:sz w:val="24"/>
          <w:u w:val="single"/>
          <w:rPrChange w:id="41" w:author="dabo zhang" w:date="2021-06-15T23:44:00Z">
            <w:rPr>
              <w:rFonts w:ascii="宋体" w:hint="eastAsia"/>
              <w:sz w:val="24"/>
            </w:rPr>
          </w:rPrChange>
        </w:rPr>
        <w:t>2.</w:t>
      </w:r>
      <w:r w:rsidRPr="008229E9">
        <w:rPr>
          <w:rFonts w:ascii="宋体" w:hint="eastAsia"/>
          <w:sz w:val="24"/>
          <w:highlight w:val="yellow"/>
          <w:u w:val="single"/>
          <w:rPrChange w:id="42" w:author="dabo zhang" w:date="2021-06-15T23:44:00Z">
            <w:rPr>
              <w:rFonts w:ascii="宋体" w:hint="eastAsia"/>
              <w:sz w:val="24"/>
              <w:highlight w:val="yellow"/>
            </w:rPr>
          </w:rPrChange>
        </w:rPr>
        <w:t>CPU的工作周期</w:t>
      </w:r>
    </w:p>
    <w:p w14:paraId="55640849" w14:textId="5558D826" w:rsidR="00FD5BAB" w:rsidRPr="008229E9" w:rsidRDefault="00223F5B" w:rsidP="00223F5B">
      <w:pPr>
        <w:tabs>
          <w:tab w:val="left" w:pos="1320"/>
        </w:tabs>
        <w:spacing w:line="360" w:lineRule="auto"/>
        <w:ind w:left="480"/>
        <w:rPr>
          <w:rFonts w:ascii="宋体"/>
          <w:sz w:val="24"/>
          <w:u w:val="single"/>
          <w:rPrChange w:id="43" w:author="dabo zhang" w:date="2021-06-15T23:44:00Z">
            <w:rPr>
              <w:rFonts w:ascii="宋体"/>
              <w:sz w:val="24"/>
            </w:rPr>
          </w:rPrChange>
        </w:rPr>
      </w:pPr>
      <w:r w:rsidRPr="008229E9">
        <w:rPr>
          <w:rFonts w:ascii="宋体" w:hint="eastAsia"/>
          <w:sz w:val="24"/>
          <w:u w:val="single"/>
          <w:rPrChange w:id="44" w:author="dabo zhang" w:date="2021-06-15T23:44:00Z">
            <w:rPr>
              <w:rFonts w:ascii="宋体" w:hint="eastAsia"/>
              <w:sz w:val="24"/>
            </w:rPr>
          </w:rPrChange>
        </w:rPr>
        <w:t>3.</w:t>
      </w:r>
      <w:r w:rsidR="00AB6972" w:rsidRPr="008229E9">
        <w:rPr>
          <w:rFonts w:ascii="宋体" w:hint="eastAsia"/>
          <w:sz w:val="24"/>
          <w:highlight w:val="yellow"/>
          <w:u w:val="single"/>
          <w:rPrChange w:id="45" w:author="dabo zhang" w:date="2021-06-15T23:44:00Z">
            <w:rPr>
              <w:rFonts w:ascii="宋体" w:hint="eastAsia"/>
              <w:sz w:val="24"/>
              <w:highlight w:val="yellow"/>
            </w:rPr>
          </w:rPrChange>
        </w:rPr>
        <w:t>指令周期的数据流</w:t>
      </w:r>
    </w:p>
    <w:p w14:paraId="28AA459D" w14:textId="0832DD7F" w:rsidR="009353E4" w:rsidRPr="008229E9" w:rsidRDefault="009353E4" w:rsidP="009353E4">
      <w:pPr>
        <w:tabs>
          <w:tab w:val="left" w:pos="1320"/>
        </w:tabs>
        <w:spacing w:line="360" w:lineRule="auto"/>
        <w:ind w:left="480"/>
        <w:rPr>
          <w:rFonts w:ascii="宋体"/>
          <w:sz w:val="24"/>
          <w:highlight w:val="yellow"/>
          <w:u w:val="single"/>
          <w:rPrChange w:id="46" w:author="dabo zhang" w:date="2021-06-15T23:44:00Z">
            <w:rPr>
              <w:rFonts w:ascii="宋体"/>
              <w:sz w:val="24"/>
              <w:highlight w:val="yellow"/>
            </w:rPr>
          </w:rPrChange>
        </w:rPr>
      </w:pPr>
      <w:r w:rsidRPr="008229E9">
        <w:rPr>
          <w:rFonts w:ascii="宋体" w:hint="eastAsia"/>
          <w:sz w:val="24"/>
          <w:highlight w:val="yellow"/>
          <w:u w:val="single"/>
          <w:rPrChange w:id="47" w:author="dabo zhang" w:date="2021-06-15T23:44:00Z">
            <w:rPr>
              <w:rFonts w:ascii="宋体" w:hint="eastAsia"/>
              <w:sz w:val="24"/>
              <w:highlight w:val="yellow"/>
            </w:rPr>
          </w:rPrChange>
        </w:rPr>
        <w:t>(1)</w:t>
      </w:r>
      <w:r w:rsidRPr="008229E9">
        <w:rPr>
          <w:rFonts w:ascii="宋体"/>
          <w:sz w:val="24"/>
          <w:highlight w:val="yellow"/>
          <w:u w:val="single"/>
          <w:rPrChange w:id="48" w:author="dabo zhang" w:date="2021-06-15T23:44:00Z">
            <w:rPr>
              <w:rFonts w:ascii="宋体"/>
              <w:sz w:val="24"/>
              <w:highlight w:val="yellow"/>
            </w:rPr>
          </w:rPrChange>
        </w:rPr>
        <w:t xml:space="preserve"> </w:t>
      </w:r>
      <w:proofErr w:type="gramStart"/>
      <w:r w:rsidRPr="008229E9">
        <w:rPr>
          <w:rFonts w:ascii="宋体" w:hint="eastAsia"/>
          <w:sz w:val="24"/>
          <w:highlight w:val="yellow"/>
          <w:u w:val="single"/>
          <w:rPrChange w:id="49" w:author="dabo zhang" w:date="2021-06-15T23:44:00Z">
            <w:rPr>
              <w:rFonts w:ascii="宋体" w:hint="eastAsia"/>
              <w:sz w:val="24"/>
              <w:highlight w:val="yellow"/>
            </w:rPr>
          </w:rPrChange>
        </w:rPr>
        <w:t>取指周期</w:t>
      </w:r>
      <w:proofErr w:type="gramEnd"/>
      <w:r w:rsidRPr="008229E9">
        <w:rPr>
          <w:rFonts w:ascii="宋体" w:hint="eastAsia"/>
          <w:sz w:val="24"/>
          <w:highlight w:val="yellow"/>
          <w:u w:val="single"/>
          <w:rPrChange w:id="50" w:author="dabo zhang" w:date="2021-06-15T23:44:00Z">
            <w:rPr>
              <w:rFonts w:ascii="宋体" w:hint="eastAsia"/>
              <w:sz w:val="24"/>
              <w:highlight w:val="yellow"/>
            </w:rPr>
          </w:rPrChange>
        </w:rPr>
        <w:t>信息流</w:t>
      </w:r>
    </w:p>
    <w:p w14:paraId="13BC4850" w14:textId="77777777" w:rsidR="009353E4" w:rsidRPr="008229E9" w:rsidRDefault="009353E4" w:rsidP="009353E4">
      <w:pPr>
        <w:tabs>
          <w:tab w:val="left" w:pos="1320"/>
        </w:tabs>
        <w:spacing w:line="360" w:lineRule="auto"/>
        <w:ind w:left="480"/>
        <w:rPr>
          <w:rFonts w:ascii="宋体"/>
          <w:sz w:val="24"/>
          <w:highlight w:val="yellow"/>
          <w:u w:val="single"/>
          <w:rPrChange w:id="51" w:author="dabo zhang" w:date="2021-06-15T23:44:00Z">
            <w:rPr>
              <w:rFonts w:ascii="宋体"/>
              <w:sz w:val="24"/>
              <w:highlight w:val="yellow"/>
            </w:rPr>
          </w:rPrChange>
        </w:rPr>
      </w:pPr>
      <w:r w:rsidRPr="008229E9">
        <w:rPr>
          <w:rFonts w:ascii="宋体" w:hint="eastAsia"/>
          <w:sz w:val="24"/>
          <w:highlight w:val="yellow"/>
          <w:u w:val="single"/>
          <w:rPrChange w:id="52" w:author="dabo zhang" w:date="2021-06-15T23:44:00Z">
            <w:rPr>
              <w:rFonts w:ascii="宋体" w:hint="eastAsia"/>
              <w:sz w:val="24"/>
              <w:highlight w:val="yellow"/>
            </w:rPr>
          </w:rPrChange>
        </w:rPr>
        <w:t xml:space="preserve">(2) </w:t>
      </w:r>
      <w:proofErr w:type="gramStart"/>
      <w:r w:rsidRPr="008229E9">
        <w:rPr>
          <w:rFonts w:ascii="宋体" w:hint="eastAsia"/>
          <w:sz w:val="24"/>
          <w:highlight w:val="yellow"/>
          <w:u w:val="single"/>
          <w:rPrChange w:id="53" w:author="dabo zhang" w:date="2021-06-15T23:44:00Z">
            <w:rPr>
              <w:rFonts w:ascii="宋体" w:hint="eastAsia"/>
              <w:sz w:val="24"/>
              <w:highlight w:val="yellow"/>
            </w:rPr>
          </w:rPrChange>
        </w:rPr>
        <w:t>间址周期</w:t>
      </w:r>
      <w:proofErr w:type="gramEnd"/>
      <w:r w:rsidRPr="008229E9">
        <w:rPr>
          <w:rFonts w:ascii="宋体" w:hint="eastAsia"/>
          <w:sz w:val="24"/>
          <w:highlight w:val="yellow"/>
          <w:u w:val="single"/>
          <w:rPrChange w:id="54" w:author="dabo zhang" w:date="2021-06-15T23:44:00Z">
            <w:rPr>
              <w:rFonts w:ascii="宋体" w:hint="eastAsia"/>
              <w:sz w:val="24"/>
              <w:highlight w:val="yellow"/>
            </w:rPr>
          </w:rPrChange>
        </w:rPr>
        <w:t>信息流</w:t>
      </w:r>
    </w:p>
    <w:p w14:paraId="5C6F4320" w14:textId="77777777" w:rsidR="009353E4" w:rsidRPr="008229E9" w:rsidRDefault="009353E4" w:rsidP="009353E4">
      <w:pPr>
        <w:tabs>
          <w:tab w:val="left" w:pos="1320"/>
        </w:tabs>
        <w:spacing w:line="360" w:lineRule="auto"/>
        <w:ind w:left="480"/>
        <w:rPr>
          <w:rFonts w:ascii="宋体"/>
          <w:sz w:val="24"/>
          <w:highlight w:val="yellow"/>
          <w:u w:val="single"/>
          <w:rPrChange w:id="55" w:author="dabo zhang" w:date="2021-06-15T23:44:00Z">
            <w:rPr>
              <w:rFonts w:ascii="宋体"/>
              <w:sz w:val="24"/>
              <w:highlight w:val="yellow"/>
            </w:rPr>
          </w:rPrChange>
        </w:rPr>
      </w:pPr>
      <w:r w:rsidRPr="008229E9">
        <w:rPr>
          <w:rFonts w:ascii="宋体" w:hint="eastAsia"/>
          <w:sz w:val="24"/>
          <w:highlight w:val="yellow"/>
          <w:u w:val="single"/>
          <w:rPrChange w:id="56" w:author="dabo zhang" w:date="2021-06-15T23:44:00Z">
            <w:rPr>
              <w:rFonts w:ascii="宋体" w:hint="eastAsia"/>
              <w:sz w:val="24"/>
              <w:highlight w:val="yellow"/>
            </w:rPr>
          </w:rPrChange>
        </w:rPr>
        <w:t>(3) 执行周期信息流</w:t>
      </w:r>
    </w:p>
    <w:p w14:paraId="44622CB2" w14:textId="77777777" w:rsidR="009353E4" w:rsidRPr="008229E9" w:rsidRDefault="009353E4" w:rsidP="009353E4">
      <w:pPr>
        <w:tabs>
          <w:tab w:val="left" w:pos="1320"/>
        </w:tabs>
        <w:spacing w:line="360" w:lineRule="auto"/>
        <w:ind w:left="480"/>
        <w:rPr>
          <w:rFonts w:ascii="宋体"/>
          <w:sz w:val="24"/>
          <w:u w:val="single"/>
          <w:rPrChange w:id="57" w:author="dabo zhang" w:date="2021-06-15T23:44:00Z">
            <w:rPr>
              <w:rFonts w:ascii="宋体"/>
              <w:sz w:val="24"/>
            </w:rPr>
          </w:rPrChange>
        </w:rPr>
      </w:pPr>
      <w:r w:rsidRPr="008229E9">
        <w:rPr>
          <w:rFonts w:ascii="宋体" w:hint="eastAsia"/>
          <w:sz w:val="24"/>
          <w:highlight w:val="yellow"/>
          <w:u w:val="single"/>
          <w:rPrChange w:id="58" w:author="dabo zhang" w:date="2021-06-15T23:44:00Z">
            <w:rPr>
              <w:rFonts w:ascii="宋体" w:hint="eastAsia"/>
              <w:sz w:val="24"/>
              <w:highlight w:val="yellow"/>
            </w:rPr>
          </w:rPrChange>
        </w:rPr>
        <w:t>(4) 中断周期信息流</w:t>
      </w:r>
    </w:p>
    <w:p w14:paraId="5A524C64" w14:textId="6A21415E" w:rsidR="00FD5BAB" w:rsidRPr="00B71FCF" w:rsidRDefault="00223F5B" w:rsidP="00223F5B">
      <w:pPr>
        <w:spacing w:line="360" w:lineRule="auto"/>
        <w:ind w:firstLineChars="200" w:firstLine="480"/>
        <w:rPr>
          <w:rFonts w:ascii="宋体"/>
          <w:sz w:val="24"/>
        </w:rPr>
      </w:pPr>
      <w:r w:rsidRPr="00B71FCF">
        <w:rPr>
          <w:rFonts w:hint="eastAsia"/>
          <w:sz w:val="24"/>
        </w:rPr>
        <w:t>8.2.3</w:t>
      </w:r>
      <w:r w:rsidR="00AB6972" w:rsidRPr="00B71FCF">
        <w:rPr>
          <w:rFonts w:hint="eastAsia"/>
          <w:sz w:val="24"/>
        </w:rPr>
        <w:t xml:space="preserve"> </w:t>
      </w:r>
      <w:r w:rsidR="00AB6972" w:rsidRPr="00B71FCF">
        <w:rPr>
          <w:rFonts w:hint="eastAsia"/>
          <w:sz w:val="24"/>
        </w:rPr>
        <w:t>指令流水</w:t>
      </w:r>
      <w:r w:rsidR="00AB6972" w:rsidRPr="00B71FCF">
        <w:rPr>
          <w:rFonts w:ascii="宋体" w:hint="eastAsia"/>
          <w:sz w:val="24"/>
        </w:rPr>
        <w:t xml:space="preserve"> </w:t>
      </w:r>
    </w:p>
    <w:p w14:paraId="18D5A0EC" w14:textId="10ED1172" w:rsidR="002810FD" w:rsidRPr="00B71FCF" w:rsidRDefault="002810FD" w:rsidP="00223F5B">
      <w:pPr>
        <w:spacing w:line="360" w:lineRule="auto"/>
        <w:ind w:firstLineChars="200" w:firstLine="480"/>
        <w:rPr>
          <w:rFonts w:ascii="宋体"/>
          <w:sz w:val="24"/>
        </w:rPr>
      </w:pPr>
      <w:r w:rsidRPr="00B71FCF">
        <w:rPr>
          <w:rFonts w:ascii="宋体" w:hint="eastAsia"/>
          <w:sz w:val="24"/>
        </w:rPr>
        <w:t>掌握：</w:t>
      </w:r>
    </w:p>
    <w:p w14:paraId="52C2CC3B" w14:textId="5BDE4774" w:rsidR="00223F5B" w:rsidRPr="00B71FCF" w:rsidRDefault="00223F5B" w:rsidP="00223F5B">
      <w:pPr>
        <w:spacing w:line="360" w:lineRule="auto"/>
        <w:ind w:firstLineChars="200" w:firstLine="480"/>
        <w:rPr>
          <w:rFonts w:ascii="宋体"/>
          <w:sz w:val="24"/>
        </w:rPr>
      </w:pPr>
      <w:r w:rsidRPr="00B71FCF">
        <w:rPr>
          <w:rFonts w:ascii="宋体" w:hint="eastAsia"/>
          <w:sz w:val="24"/>
        </w:rPr>
        <w:t>1.指令流水的概念</w:t>
      </w:r>
    </w:p>
    <w:p w14:paraId="4E4D4D03" w14:textId="71C300AD" w:rsidR="00223F5B" w:rsidRPr="00B71FCF" w:rsidRDefault="00223F5B" w:rsidP="00223F5B">
      <w:pPr>
        <w:spacing w:line="360" w:lineRule="auto"/>
        <w:ind w:firstLineChars="200" w:firstLine="480"/>
        <w:rPr>
          <w:rFonts w:ascii="宋体"/>
          <w:sz w:val="24"/>
        </w:rPr>
      </w:pPr>
      <w:r w:rsidRPr="00B71FCF">
        <w:rPr>
          <w:rFonts w:ascii="宋体" w:hint="eastAsia"/>
          <w:sz w:val="24"/>
        </w:rPr>
        <w:t>2.流水线的性能</w:t>
      </w:r>
    </w:p>
    <w:p w14:paraId="60FDEAE0" w14:textId="437FEAEA" w:rsidR="002810FD" w:rsidRPr="00B71FCF" w:rsidRDefault="002810FD" w:rsidP="00223F5B">
      <w:pPr>
        <w:spacing w:line="360" w:lineRule="auto"/>
        <w:ind w:firstLineChars="200" w:firstLine="480"/>
        <w:rPr>
          <w:rFonts w:ascii="宋体"/>
          <w:sz w:val="24"/>
        </w:rPr>
      </w:pPr>
      <w:r w:rsidRPr="00B71FCF">
        <w:rPr>
          <w:rFonts w:ascii="宋体" w:hint="eastAsia"/>
          <w:sz w:val="24"/>
        </w:rPr>
        <w:t>吞吐率、加速比、效率的概念</w:t>
      </w:r>
    </w:p>
    <w:p w14:paraId="1E62DF96" w14:textId="1D63F671" w:rsidR="00FD5BAB" w:rsidRPr="00B71FCF" w:rsidRDefault="00223F5B" w:rsidP="00223F5B">
      <w:pPr>
        <w:tabs>
          <w:tab w:val="left" w:pos="1320"/>
        </w:tabs>
        <w:spacing w:line="360" w:lineRule="auto"/>
        <w:ind w:firstLineChars="200" w:firstLine="480"/>
        <w:rPr>
          <w:rFonts w:ascii="宋体"/>
          <w:sz w:val="24"/>
        </w:rPr>
      </w:pPr>
      <w:r w:rsidRPr="00B71FCF">
        <w:rPr>
          <w:rFonts w:ascii="宋体" w:hint="eastAsia"/>
          <w:sz w:val="24"/>
        </w:rPr>
        <w:t>3.</w:t>
      </w:r>
      <w:r w:rsidR="00AB6972" w:rsidRPr="00B71FCF">
        <w:rPr>
          <w:rFonts w:ascii="宋体" w:hint="eastAsia"/>
          <w:sz w:val="24"/>
        </w:rPr>
        <w:t>流水线中的多发技术</w:t>
      </w:r>
    </w:p>
    <w:p w14:paraId="78902C9F" w14:textId="77777777" w:rsidR="002810FD" w:rsidRPr="00B71FCF" w:rsidRDefault="002810FD" w:rsidP="003F30CC">
      <w:pPr>
        <w:pStyle w:val="ac"/>
        <w:numPr>
          <w:ilvl w:val="0"/>
          <w:numId w:val="9"/>
        </w:numPr>
        <w:tabs>
          <w:tab w:val="left" w:pos="1320"/>
        </w:tabs>
        <w:spacing w:line="360" w:lineRule="auto"/>
        <w:ind w:firstLineChars="0"/>
        <w:rPr>
          <w:rFonts w:ascii="宋体"/>
          <w:sz w:val="24"/>
        </w:rPr>
      </w:pPr>
      <w:r w:rsidRPr="00B71FCF">
        <w:rPr>
          <w:rFonts w:ascii="宋体" w:hint="eastAsia"/>
          <w:sz w:val="24"/>
        </w:rPr>
        <w:t>超标量流水技术</w:t>
      </w:r>
    </w:p>
    <w:p w14:paraId="2AEA83E6" w14:textId="1DE03901" w:rsidR="002810FD" w:rsidRPr="00B71FCF" w:rsidRDefault="002810FD" w:rsidP="003F30CC">
      <w:pPr>
        <w:pStyle w:val="ac"/>
        <w:numPr>
          <w:ilvl w:val="0"/>
          <w:numId w:val="9"/>
        </w:numPr>
        <w:tabs>
          <w:tab w:val="left" w:pos="1320"/>
        </w:tabs>
        <w:spacing w:line="360" w:lineRule="auto"/>
        <w:ind w:firstLineChars="0"/>
        <w:rPr>
          <w:rFonts w:ascii="宋体"/>
          <w:sz w:val="24"/>
        </w:rPr>
      </w:pPr>
      <w:r w:rsidRPr="00B71FCF">
        <w:rPr>
          <w:rFonts w:ascii="宋体" w:hint="eastAsia"/>
          <w:sz w:val="24"/>
        </w:rPr>
        <w:t>超流水线技术</w:t>
      </w:r>
    </w:p>
    <w:p w14:paraId="01D2CD6C" w14:textId="2FBCD2AB" w:rsidR="002810FD" w:rsidRPr="00B71FCF" w:rsidRDefault="002810FD" w:rsidP="003F30CC">
      <w:pPr>
        <w:pStyle w:val="ac"/>
        <w:numPr>
          <w:ilvl w:val="0"/>
          <w:numId w:val="9"/>
        </w:numPr>
        <w:tabs>
          <w:tab w:val="left" w:pos="1320"/>
        </w:tabs>
        <w:spacing w:line="360" w:lineRule="auto"/>
        <w:ind w:firstLineChars="0"/>
        <w:rPr>
          <w:rFonts w:ascii="宋体"/>
          <w:sz w:val="24"/>
        </w:rPr>
      </w:pPr>
      <w:r w:rsidRPr="00B71FCF">
        <w:rPr>
          <w:rFonts w:ascii="宋体" w:hint="eastAsia"/>
          <w:sz w:val="24"/>
        </w:rPr>
        <w:t>超长指令字技术</w:t>
      </w:r>
    </w:p>
    <w:p w14:paraId="23031407" w14:textId="39F72CA5" w:rsidR="00FD5BAB" w:rsidRPr="00B71FCF" w:rsidRDefault="00223F5B" w:rsidP="00223F5B">
      <w:pPr>
        <w:spacing w:line="360" w:lineRule="auto"/>
        <w:ind w:firstLineChars="200" w:firstLine="480"/>
        <w:rPr>
          <w:sz w:val="24"/>
        </w:rPr>
      </w:pPr>
      <w:r w:rsidRPr="00B71FCF">
        <w:rPr>
          <w:rFonts w:hint="eastAsia"/>
          <w:sz w:val="24"/>
        </w:rPr>
        <w:t>8.2.4</w:t>
      </w:r>
      <w:r w:rsidR="00AB6972" w:rsidRPr="00B71FCF">
        <w:rPr>
          <w:rFonts w:hint="eastAsia"/>
          <w:sz w:val="24"/>
        </w:rPr>
        <w:t>中断系统</w:t>
      </w:r>
    </w:p>
    <w:p w14:paraId="5A78970C" w14:textId="19C5D58B" w:rsidR="007D3C8A" w:rsidRPr="00B71FCF" w:rsidRDefault="007D3C8A" w:rsidP="00223F5B">
      <w:pPr>
        <w:spacing w:line="360" w:lineRule="auto"/>
        <w:ind w:firstLineChars="200" w:firstLine="480"/>
        <w:rPr>
          <w:sz w:val="24"/>
        </w:rPr>
      </w:pPr>
      <w:r w:rsidRPr="00B71FCF">
        <w:rPr>
          <w:rFonts w:hint="eastAsia"/>
          <w:sz w:val="24"/>
        </w:rPr>
        <w:t>掌握：</w:t>
      </w:r>
    </w:p>
    <w:p w14:paraId="0F7C9BFA" w14:textId="559DE2E7" w:rsidR="00223F5B" w:rsidRPr="00B71FCF" w:rsidRDefault="00223F5B" w:rsidP="00223F5B">
      <w:pPr>
        <w:spacing w:line="360" w:lineRule="auto"/>
        <w:ind w:firstLineChars="200" w:firstLine="480"/>
        <w:rPr>
          <w:sz w:val="24"/>
        </w:rPr>
      </w:pPr>
      <w:r w:rsidRPr="00B71FCF">
        <w:rPr>
          <w:rFonts w:hint="eastAsia"/>
          <w:sz w:val="24"/>
        </w:rPr>
        <w:t>1.</w:t>
      </w:r>
      <w:r w:rsidRPr="00B71FCF">
        <w:rPr>
          <w:rFonts w:hint="eastAsia"/>
          <w:sz w:val="24"/>
        </w:rPr>
        <w:t>中断要解决的问题</w:t>
      </w:r>
    </w:p>
    <w:p w14:paraId="0416B8C3" w14:textId="3D0ED405" w:rsidR="007D3C8A" w:rsidRPr="00B71FCF" w:rsidRDefault="007D3C8A" w:rsidP="003F30CC">
      <w:pPr>
        <w:pStyle w:val="ac"/>
        <w:numPr>
          <w:ilvl w:val="0"/>
          <w:numId w:val="24"/>
        </w:numPr>
        <w:spacing w:line="360" w:lineRule="auto"/>
        <w:ind w:firstLineChars="0"/>
        <w:rPr>
          <w:sz w:val="24"/>
        </w:rPr>
      </w:pPr>
      <w:r w:rsidRPr="00B71FCF">
        <w:rPr>
          <w:rFonts w:hint="eastAsia"/>
          <w:sz w:val="24"/>
        </w:rPr>
        <w:t>各中断源如何向</w:t>
      </w:r>
      <w:r w:rsidRPr="00B71FCF">
        <w:rPr>
          <w:rFonts w:hint="eastAsia"/>
          <w:sz w:val="24"/>
        </w:rPr>
        <w:t xml:space="preserve">CPU </w:t>
      </w:r>
      <w:r w:rsidRPr="00B71FCF">
        <w:rPr>
          <w:rFonts w:hint="eastAsia"/>
          <w:sz w:val="24"/>
        </w:rPr>
        <w:t>提出中断请求。</w:t>
      </w:r>
    </w:p>
    <w:p w14:paraId="1FB715B2" w14:textId="69D60025" w:rsidR="007D3C8A" w:rsidRPr="00B71FCF" w:rsidRDefault="007D3C8A" w:rsidP="003F30CC">
      <w:pPr>
        <w:pStyle w:val="ac"/>
        <w:numPr>
          <w:ilvl w:val="0"/>
          <w:numId w:val="24"/>
        </w:numPr>
        <w:spacing w:line="360" w:lineRule="auto"/>
        <w:ind w:firstLineChars="0"/>
        <w:rPr>
          <w:sz w:val="24"/>
        </w:rPr>
      </w:pPr>
      <w:r w:rsidRPr="00B71FCF">
        <w:rPr>
          <w:rFonts w:hint="eastAsia"/>
          <w:sz w:val="24"/>
        </w:rPr>
        <w:t>当多个中断</w:t>
      </w:r>
      <w:proofErr w:type="gramStart"/>
      <w:r w:rsidRPr="00B71FCF">
        <w:rPr>
          <w:rFonts w:hint="eastAsia"/>
          <w:sz w:val="24"/>
        </w:rPr>
        <w:t>源同时</w:t>
      </w:r>
      <w:proofErr w:type="gramEnd"/>
      <w:r w:rsidRPr="00B71FCF">
        <w:rPr>
          <w:rFonts w:hint="eastAsia"/>
          <w:sz w:val="24"/>
        </w:rPr>
        <w:t>提出中断请求时，中断系统如何确定优先响应哪个中断源的请求</w:t>
      </w:r>
      <w:r w:rsidRPr="00B71FCF">
        <w:rPr>
          <w:rFonts w:hint="eastAsia"/>
          <w:sz w:val="24"/>
        </w:rPr>
        <w:t>?</w:t>
      </w:r>
    </w:p>
    <w:p w14:paraId="4DC80EC7" w14:textId="0C605D5F" w:rsidR="007D3C8A" w:rsidRPr="00B71FCF" w:rsidRDefault="007D3C8A" w:rsidP="003F30CC">
      <w:pPr>
        <w:pStyle w:val="ac"/>
        <w:numPr>
          <w:ilvl w:val="0"/>
          <w:numId w:val="24"/>
        </w:numPr>
        <w:spacing w:line="360" w:lineRule="auto"/>
        <w:ind w:firstLineChars="0"/>
        <w:rPr>
          <w:sz w:val="24"/>
        </w:rPr>
      </w:pPr>
      <w:r w:rsidRPr="00B71FCF">
        <w:rPr>
          <w:rFonts w:hint="eastAsia"/>
          <w:sz w:val="24"/>
        </w:rPr>
        <w:t xml:space="preserve">CPU </w:t>
      </w:r>
      <w:r w:rsidRPr="00B71FCF">
        <w:rPr>
          <w:rFonts w:hint="eastAsia"/>
          <w:sz w:val="24"/>
        </w:rPr>
        <w:t>在什么条件、什么时间、以什么方式响应中断</w:t>
      </w:r>
      <w:r w:rsidRPr="00B71FCF">
        <w:rPr>
          <w:rFonts w:hint="eastAsia"/>
          <w:sz w:val="24"/>
        </w:rPr>
        <w:t>?</w:t>
      </w:r>
    </w:p>
    <w:p w14:paraId="0EEBBC37" w14:textId="0DFDF44A" w:rsidR="007D3C8A" w:rsidRPr="00B71FCF" w:rsidRDefault="007D3C8A" w:rsidP="003F30CC">
      <w:pPr>
        <w:pStyle w:val="ac"/>
        <w:numPr>
          <w:ilvl w:val="0"/>
          <w:numId w:val="24"/>
        </w:numPr>
        <w:spacing w:line="360" w:lineRule="auto"/>
        <w:ind w:firstLineChars="0"/>
        <w:rPr>
          <w:sz w:val="24"/>
        </w:rPr>
      </w:pPr>
      <w:r w:rsidRPr="00B71FCF">
        <w:rPr>
          <w:rFonts w:hint="eastAsia"/>
          <w:sz w:val="24"/>
        </w:rPr>
        <w:t xml:space="preserve">CPU </w:t>
      </w:r>
      <w:r w:rsidRPr="00B71FCF">
        <w:rPr>
          <w:rFonts w:hint="eastAsia"/>
          <w:sz w:val="24"/>
        </w:rPr>
        <w:t>响应中断后如何保护现场</w:t>
      </w:r>
      <w:r w:rsidRPr="00B71FCF">
        <w:rPr>
          <w:rFonts w:hint="eastAsia"/>
          <w:sz w:val="24"/>
        </w:rPr>
        <w:t>?</w:t>
      </w:r>
    </w:p>
    <w:p w14:paraId="04A04E3E" w14:textId="42E4937D" w:rsidR="007D3C8A" w:rsidRPr="00B71FCF" w:rsidRDefault="007D3C8A" w:rsidP="003F30CC">
      <w:pPr>
        <w:pStyle w:val="ac"/>
        <w:numPr>
          <w:ilvl w:val="0"/>
          <w:numId w:val="24"/>
        </w:numPr>
        <w:spacing w:line="360" w:lineRule="auto"/>
        <w:ind w:firstLineChars="0"/>
        <w:rPr>
          <w:sz w:val="24"/>
        </w:rPr>
      </w:pPr>
      <w:r w:rsidRPr="00B71FCF">
        <w:rPr>
          <w:rFonts w:hint="eastAsia"/>
          <w:sz w:val="24"/>
        </w:rPr>
        <w:t xml:space="preserve">CPU </w:t>
      </w:r>
      <w:r w:rsidRPr="00B71FCF">
        <w:rPr>
          <w:rFonts w:hint="eastAsia"/>
          <w:sz w:val="24"/>
        </w:rPr>
        <w:t>响应中断后，如何寻找中断服务程序的入口地址</w:t>
      </w:r>
      <w:r w:rsidRPr="00B71FCF">
        <w:rPr>
          <w:rFonts w:hint="eastAsia"/>
          <w:sz w:val="24"/>
        </w:rPr>
        <w:t>?</w:t>
      </w:r>
    </w:p>
    <w:p w14:paraId="14E66636" w14:textId="19F39F9A" w:rsidR="007D3C8A" w:rsidRPr="00B71FCF" w:rsidRDefault="007D3C8A" w:rsidP="003F30CC">
      <w:pPr>
        <w:pStyle w:val="ac"/>
        <w:numPr>
          <w:ilvl w:val="0"/>
          <w:numId w:val="24"/>
        </w:numPr>
        <w:spacing w:line="360" w:lineRule="auto"/>
        <w:ind w:firstLineChars="0"/>
        <w:rPr>
          <w:sz w:val="24"/>
        </w:rPr>
      </w:pPr>
      <w:r w:rsidRPr="00B71FCF">
        <w:rPr>
          <w:rFonts w:hint="eastAsia"/>
          <w:sz w:val="24"/>
        </w:rPr>
        <w:t>中断处理结束后，</w:t>
      </w:r>
      <w:r w:rsidRPr="00B71FCF">
        <w:rPr>
          <w:rFonts w:hint="eastAsia"/>
          <w:sz w:val="24"/>
        </w:rPr>
        <w:t xml:space="preserve"> CPU </w:t>
      </w:r>
      <w:r w:rsidRPr="00B71FCF">
        <w:rPr>
          <w:rFonts w:hint="eastAsia"/>
          <w:sz w:val="24"/>
        </w:rPr>
        <w:t>如何恢复现场，如何返回到原程序的间断处</w:t>
      </w:r>
      <w:r w:rsidRPr="00B71FCF">
        <w:rPr>
          <w:rFonts w:hint="eastAsia"/>
          <w:sz w:val="24"/>
        </w:rPr>
        <w:t>?</w:t>
      </w:r>
    </w:p>
    <w:p w14:paraId="2516949B" w14:textId="4444F0A5" w:rsidR="007D3C8A" w:rsidRPr="00B71FCF" w:rsidRDefault="007D3C8A" w:rsidP="003F30CC">
      <w:pPr>
        <w:pStyle w:val="ac"/>
        <w:numPr>
          <w:ilvl w:val="0"/>
          <w:numId w:val="24"/>
        </w:numPr>
        <w:spacing w:line="360" w:lineRule="auto"/>
        <w:ind w:firstLineChars="0"/>
        <w:rPr>
          <w:sz w:val="24"/>
        </w:rPr>
      </w:pPr>
      <w:r w:rsidRPr="00B71FCF">
        <w:rPr>
          <w:rFonts w:hint="eastAsia"/>
          <w:sz w:val="24"/>
        </w:rPr>
        <w:t xml:space="preserve">CPU </w:t>
      </w:r>
      <w:r w:rsidRPr="00B71FCF">
        <w:rPr>
          <w:rFonts w:hint="eastAsia"/>
          <w:sz w:val="24"/>
        </w:rPr>
        <w:t>如何处理在中断处理过程中又出现的新的中断请求</w:t>
      </w:r>
      <w:r w:rsidRPr="00B71FCF">
        <w:rPr>
          <w:rFonts w:hint="eastAsia"/>
          <w:sz w:val="24"/>
        </w:rPr>
        <w:t>?</w:t>
      </w:r>
    </w:p>
    <w:p w14:paraId="75B40043" w14:textId="4FD09D06" w:rsidR="00223F5B" w:rsidRPr="00B71FCF" w:rsidRDefault="00223F5B" w:rsidP="00223F5B">
      <w:pPr>
        <w:spacing w:line="360" w:lineRule="auto"/>
        <w:ind w:firstLineChars="200" w:firstLine="480"/>
        <w:rPr>
          <w:sz w:val="24"/>
        </w:rPr>
      </w:pPr>
      <w:r w:rsidRPr="00B71FCF">
        <w:rPr>
          <w:rFonts w:hint="eastAsia"/>
          <w:sz w:val="24"/>
        </w:rPr>
        <w:t>2.</w:t>
      </w:r>
      <w:r w:rsidRPr="00B71FCF">
        <w:rPr>
          <w:rFonts w:hint="eastAsia"/>
          <w:sz w:val="24"/>
        </w:rPr>
        <w:t>中断系统中的软硬件技术</w:t>
      </w:r>
    </w:p>
    <w:p w14:paraId="2C496EDC" w14:textId="77777777" w:rsidR="00BB7ED0" w:rsidRPr="00B71FCF" w:rsidRDefault="00AB6972" w:rsidP="003F30CC">
      <w:pPr>
        <w:pStyle w:val="ac"/>
        <w:numPr>
          <w:ilvl w:val="0"/>
          <w:numId w:val="25"/>
        </w:numPr>
        <w:tabs>
          <w:tab w:val="left" w:pos="1200"/>
        </w:tabs>
        <w:spacing w:line="360" w:lineRule="auto"/>
        <w:ind w:firstLineChars="0"/>
        <w:rPr>
          <w:rFonts w:ascii="宋体"/>
          <w:sz w:val="24"/>
        </w:rPr>
      </w:pPr>
      <w:r w:rsidRPr="00B71FCF">
        <w:rPr>
          <w:rFonts w:ascii="宋体" w:hint="eastAsia"/>
          <w:sz w:val="24"/>
        </w:rPr>
        <w:lastRenderedPageBreak/>
        <w:t>中断请求标记</w:t>
      </w:r>
    </w:p>
    <w:p w14:paraId="2CBA5773" w14:textId="46ECFA63" w:rsidR="00FD5BAB" w:rsidRPr="00B71FCF" w:rsidRDefault="00BB7ED0" w:rsidP="003F30CC">
      <w:pPr>
        <w:pStyle w:val="ac"/>
        <w:numPr>
          <w:ilvl w:val="0"/>
          <w:numId w:val="25"/>
        </w:numPr>
        <w:tabs>
          <w:tab w:val="left" w:pos="1200"/>
        </w:tabs>
        <w:spacing w:line="360" w:lineRule="auto"/>
        <w:ind w:firstLineChars="0"/>
        <w:rPr>
          <w:rFonts w:ascii="宋体"/>
          <w:sz w:val="24"/>
        </w:rPr>
      </w:pPr>
      <w:r w:rsidRPr="00B71FCF">
        <w:rPr>
          <w:rFonts w:ascii="宋体" w:hint="eastAsia"/>
          <w:sz w:val="24"/>
        </w:rPr>
        <w:t>设置</w:t>
      </w:r>
      <w:proofErr w:type="gramStart"/>
      <w:r w:rsidR="00AB6972" w:rsidRPr="00B71FCF">
        <w:rPr>
          <w:rFonts w:ascii="宋体" w:hint="eastAsia"/>
          <w:sz w:val="24"/>
        </w:rPr>
        <w:t>中断判优逻辑</w:t>
      </w:r>
      <w:proofErr w:type="gramEnd"/>
    </w:p>
    <w:p w14:paraId="342AC173" w14:textId="77777777" w:rsidR="00BB7ED0" w:rsidRPr="00B71FCF" w:rsidRDefault="00BB7ED0" w:rsidP="00BB7ED0">
      <w:pPr>
        <w:pStyle w:val="ac"/>
        <w:tabs>
          <w:tab w:val="left" w:pos="1200"/>
        </w:tabs>
        <w:spacing w:line="360" w:lineRule="auto"/>
        <w:ind w:left="900" w:firstLineChars="0" w:firstLine="0"/>
        <w:rPr>
          <w:rFonts w:ascii="宋体"/>
          <w:sz w:val="24"/>
        </w:rPr>
      </w:pPr>
      <w:r w:rsidRPr="00B71FCF">
        <w:rPr>
          <w:rFonts w:ascii="宋体" w:hint="eastAsia"/>
          <w:sz w:val="24"/>
        </w:rPr>
        <w:t>硬件排队</w:t>
      </w:r>
    </w:p>
    <w:p w14:paraId="0C4E8255" w14:textId="221C5662" w:rsidR="00BB7ED0" w:rsidRPr="00B71FCF" w:rsidRDefault="00BB7ED0" w:rsidP="00BB7ED0">
      <w:pPr>
        <w:pStyle w:val="ac"/>
        <w:tabs>
          <w:tab w:val="left" w:pos="1200"/>
        </w:tabs>
        <w:spacing w:line="360" w:lineRule="auto"/>
        <w:ind w:left="900" w:firstLineChars="0" w:firstLine="0"/>
        <w:rPr>
          <w:rFonts w:ascii="宋体"/>
          <w:sz w:val="24"/>
        </w:rPr>
      </w:pPr>
      <w:r w:rsidRPr="00B71FCF">
        <w:rPr>
          <w:rFonts w:ascii="宋体" w:hint="eastAsia"/>
          <w:sz w:val="24"/>
        </w:rPr>
        <w:t>软件排队</w:t>
      </w:r>
    </w:p>
    <w:p w14:paraId="2F36078D" w14:textId="1E9DD7E2" w:rsidR="00BB7ED0" w:rsidRPr="00B71FCF" w:rsidRDefault="00BB7ED0" w:rsidP="003F30CC">
      <w:pPr>
        <w:pStyle w:val="ac"/>
        <w:numPr>
          <w:ilvl w:val="0"/>
          <w:numId w:val="25"/>
        </w:numPr>
        <w:tabs>
          <w:tab w:val="left" w:pos="1200"/>
        </w:tabs>
        <w:spacing w:line="360" w:lineRule="auto"/>
        <w:ind w:firstLineChars="0"/>
        <w:rPr>
          <w:rFonts w:ascii="宋体"/>
          <w:sz w:val="24"/>
        </w:rPr>
      </w:pPr>
      <w:r w:rsidRPr="00B71FCF">
        <w:rPr>
          <w:rFonts w:ascii="宋体" w:hint="eastAsia"/>
          <w:sz w:val="24"/>
        </w:rPr>
        <w:t>CPU响应中断的条件和时间</w:t>
      </w:r>
    </w:p>
    <w:p w14:paraId="286FACF4" w14:textId="46B6DF92" w:rsidR="00BB7ED0" w:rsidRPr="00B71FCF" w:rsidRDefault="00BB7ED0" w:rsidP="003F30CC">
      <w:pPr>
        <w:pStyle w:val="ac"/>
        <w:numPr>
          <w:ilvl w:val="0"/>
          <w:numId w:val="25"/>
        </w:numPr>
        <w:tabs>
          <w:tab w:val="left" w:pos="1200"/>
        </w:tabs>
        <w:spacing w:line="360" w:lineRule="auto"/>
        <w:ind w:firstLineChars="0"/>
        <w:rPr>
          <w:rFonts w:ascii="宋体"/>
          <w:sz w:val="24"/>
        </w:rPr>
      </w:pPr>
      <w:r w:rsidRPr="00B71FCF">
        <w:rPr>
          <w:rFonts w:ascii="宋体" w:hint="eastAsia"/>
          <w:sz w:val="24"/>
        </w:rPr>
        <w:t>保护现场</w:t>
      </w:r>
    </w:p>
    <w:p w14:paraId="03B9A6E1" w14:textId="77777777" w:rsidR="00FD5BAB" w:rsidRPr="00B71FCF" w:rsidRDefault="00AB6972" w:rsidP="003F30CC">
      <w:pPr>
        <w:pStyle w:val="ac"/>
        <w:numPr>
          <w:ilvl w:val="0"/>
          <w:numId w:val="25"/>
        </w:numPr>
        <w:tabs>
          <w:tab w:val="left" w:pos="1200"/>
        </w:tabs>
        <w:spacing w:line="360" w:lineRule="auto"/>
        <w:ind w:firstLineChars="0"/>
        <w:rPr>
          <w:rFonts w:ascii="宋体"/>
          <w:sz w:val="24"/>
        </w:rPr>
      </w:pPr>
      <w:r w:rsidRPr="00B71FCF">
        <w:rPr>
          <w:rFonts w:ascii="宋体" w:hint="eastAsia"/>
          <w:sz w:val="24"/>
        </w:rPr>
        <w:t>中断服务程序入口地址的寻找</w:t>
      </w:r>
    </w:p>
    <w:p w14:paraId="36251925" w14:textId="77777777" w:rsidR="00FD5BAB" w:rsidRPr="00B71FCF" w:rsidRDefault="00AB6972" w:rsidP="003F30CC">
      <w:pPr>
        <w:pStyle w:val="ac"/>
        <w:numPr>
          <w:ilvl w:val="0"/>
          <w:numId w:val="25"/>
        </w:numPr>
        <w:tabs>
          <w:tab w:val="left" w:pos="1200"/>
        </w:tabs>
        <w:spacing w:line="360" w:lineRule="auto"/>
        <w:ind w:firstLineChars="0"/>
        <w:rPr>
          <w:rFonts w:ascii="宋体"/>
          <w:sz w:val="24"/>
        </w:rPr>
      </w:pPr>
      <w:r w:rsidRPr="00B71FCF">
        <w:rPr>
          <w:rFonts w:ascii="宋体" w:hint="eastAsia"/>
          <w:sz w:val="24"/>
        </w:rPr>
        <w:t>保护现场和恢复现场</w:t>
      </w:r>
    </w:p>
    <w:p w14:paraId="48426454" w14:textId="77777777" w:rsidR="00FD5BAB" w:rsidRPr="00B71FCF" w:rsidRDefault="00AB6972" w:rsidP="003F30CC">
      <w:pPr>
        <w:pStyle w:val="ac"/>
        <w:numPr>
          <w:ilvl w:val="0"/>
          <w:numId w:val="25"/>
        </w:numPr>
        <w:tabs>
          <w:tab w:val="left" w:pos="1200"/>
        </w:tabs>
        <w:spacing w:line="360" w:lineRule="auto"/>
        <w:ind w:firstLineChars="0"/>
        <w:rPr>
          <w:rFonts w:ascii="宋体"/>
          <w:sz w:val="24"/>
        </w:rPr>
      </w:pPr>
      <w:r w:rsidRPr="00B71FCF">
        <w:rPr>
          <w:rFonts w:ascii="宋体" w:hint="eastAsia"/>
          <w:sz w:val="24"/>
        </w:rPr>
        <w:t>中断屏蔽技术</w:t>
      </w:r>
    </w:p>
    <w:p w14:paraId="360FB3B9" w14:textId="77777777" w:rsidR="00FD5BAB" w:rsidRDefault="00AB6972">
      <w:pPr>
        <w:spacing w:line="360" w:lineRule="auto"/>
        <w:rPr>
          <w:rFonts w:ascii="宋体"/>
          <w:sz w:val="24"/>
        </w:rPr>
      </w:pPr>
      <w:r>
        <w:rPr>
          <w:rFonts w:ascii="宋体" w:hint="eastAsia"/>
          <w:sz w:val="24"/>
        </w:rPr>
        <w:t xml:space="preserve">  </w:t>
      </w:r>
    </w:p>
    <w:p w14:paraId="136E8572" w14:textId="77777777" w:rsidR="00FD5BAB" w:rsidRDefault="00AB6972">
      <w:pPr>
        <w:spacing w:line="360" w:lineRule="auto"/>
        <w:jc w:val="center"/>
        <w:rPr>
          <w:rFonts w:ascii="黑体" w:eastAsia="黑体"/>
          <w:b/>
          <w:bCs/>
          <w:sz w:val="28"/>
        </w:rPr>
      </w:pPr>
      <w:r>
        <w:rPr>
          <w:rFonts w:ascii="黑体" w:eastAsia="黑体" w:hint="eastAsia"/>
          <w:b/>
          <w:bCs/>
          <w:sz w:val="28"/>
        </w:rPr>
        <w:t>第九章  控制单元的功能</w:t>
      </w:r>
    </w:p>
    <w:p w14:paraId="12021399" w14:textId="77777777" w:rsidR="00FD5BAB" w:rsidRDefault="00FD5BAB">
      <w:pPr>
        <w:spacing w:line="360" w:lineRule="auto"/>
        <w:rPr>
          <w:sz w:val="24"/>
        </w:rPr>
      </w:pPr>
    </w:p>
    <w:p w14:paraId="74B69C5C" w14:textId="2ABF3AC9" w:rsidR="00FD5BAB" w:rsidRDefault="00F377E1">
      <w:pPr>
        <w:spacing w:line="360" w:lineRule="auto"/>
        <w:ind w:leftChars="228" w:left="1985" w:hangingChars="625" w:hanging="1506"/>
        <w:rPr>
          <w:rFonts w:ascii="黑体" w:eastAsia="黑体"/>
          <w:b/>
          <w:bCs/>
          <w:sz w:val="24"/>
        </w:rPr>
      </w:pPr>
      <w:r>
        <w:rPr>
          <w:rFonts w:ascii="黑体" w:eastAsia="黑体" w:hint="eastAsia"/>
          <w:b/>
          <w:bCs/>
          <w:sz w:val="24"/>
        </w:rPr>
        <w:t>9.1</w:t>
      </w:r>
      <w:r w:rsidR="00AB6972">
        <w:rPr>
          <w:rFonts w:ascii="黑体" w:eastAsia="黑体" w:hint="eastAsia"/>
          <w:b/>
          <w:bCs/>
          <w:sz w:val="24"/>
        </w:rPr>
        <w:t>考核目标和要求</w:t>
      </w:r>
    </w:p>
    <w:p w14:paraId="053F06AB" w14:textId="0B18764F" w:rsidR="006875C7" w:rsidRPr="00363B7E" w:rsidRDefault="006875C7">
      <w:pPr>
        <w:spacing w:line="360" w:lineRule="auto"/>
        <w:ind w:leftChars="228" w:left="1979" w:hangingChars="625" w:hanging="1500"/>
        <w:rPr>
          <w:rFonts w:ascii="宋体" w:hAnsi="宋体"/>
          <w:sz w:val="24"/>
        </w:rPr>
      </w:pPr>
      <w:r w:rsidRPr="00363B7E">
        <w:rPr>
          <w:rFonts w:ascii="宋体" w:hAnsi="宋体" w:hint="eastAsia"/>
          <w:sz w:val="24"/>
        </w:rPr>
        <w:t>掌握</w:t>
      </w:r>
      <w:r w:rsidR="00363B7E">
        <w:rPr>
          <w:rFonts w:ascii="宋体" w:hAnsi="宋体" w:hint="eastAsia"/>
          <w:sz w:val="24"/>
        </w:rPr>
        <w:t>：</w:t>
      </w:r>
    </w:p>
    <w:p w14:paraId="3C5AA801" w14:textId="2EF8C030" w:rsidR="00F377E1" w:rsidRPr="00973F8E" w:rsidRDefault="00F377E1" w:rsidP="003F30CC">
      <w:pPr>
        <w:pStyle w:val="ac"/>
        <w:numPr>
          <w:ilvl w:val="0"/>
          <w:numId w:val="26"/>
        </w:numPr>
        <w:spacing w:line="360" w:lineRule="auto"/>
        <w:ind w:firstLineChars="0"/>
        <w:rPr>
          <w:rFonts w:ascii="宋体" w:hAnsi="宋体"/>
          <w:sz w:val="24"/>
          <w:highlight w:val="yellow"/>
        </w:rPr>
      </w:pPr>
      <w:r w:rsidRPr="00973F8E">
        <w:rPr>
          <w:rFonts w:ascii="宋体" w:hAnsi="宋体" w:hint="eastAsia"/>
          <w:sz w:val="24"/>
          <w:highlight w:val="yellow"/>
        </w:rPr>
        <w:t>对应不同的指令，控制单元应发出哪些不同的操作命令。</w:t>
      </w:r>
    </w:p>
    <w:p w14:paraId="7CEC02A7" w14:textId="58598005" w:rsidR="00F377E1" w:rsidRPr="00973F8E" w:rsidRDefault="00F377E1" w:rsidP="003F30CC">
      <w:pPr>
        <w:pStyle w:val="ac"/>
        <w:numPr>
          <w:ilvl w:val="0"/>
          <w:numId w:val="26"/>
        </w:numPr>
        <w:spacing w:line="360" w:lineRule="auto"/>
        <w:ind w:firstLineChars="0"/>
        <w:rPr>
          <w:rFonts w:ascii="宋体" w:hAnsi="宋体"/>
          <w:sz w:val="24"/>
          <w:highlight w:val="yellow"/>
        </w:rPr>
      </w:pPr>
      <w:r w:rsidRPr="00973F8E">
        <w:rPr>
          <w:rFonts w:ascii="宋体" w:hAnsi="宋体" w:hint="eastAsia"/>
          <w:sz w:val="24"/>
          <w:highlight w:val="yellow"/>
        </w:rPr>
        <w:t>控制单元在不同指令的取指、</w:t>
      </w:r>
      <w:proofErr w:type="gramStart"/>
      <w:r w:rsidRPr="00973F8E">
        <w:rPr>
          <w:rFonts w:ascii="宋体" w:hAnsi="宋体" w:hint="eastAsia"/>
          <w:sz w:val="24"/>
          <w:highlight w:val="yellow"/>
        </w:rPr>
        <w:t>间址和</w:t>
      </w:r>
      <w:proofErr w:type="gramEnd"/>
      <w:r w:rsidRPr="00973F8E">
        <w:rPr>
          <w:rFonts w:ascii="宋体" w:hAnsi="宋体" w:hint="eastAsia"/>
          <w:sz w:val="24"/>
          <w:highlight w:val="yellow"/>
        </w:rPr>
        <w:t>中断周期中，发出哪些相同的操作命令。</w:t>
      </w:r>
    </w:p>
    <w:p w14:paraId="052ECE23" w14:textId="0B85C0A3" w:rsidR="00F377E1" w:rsidRPr="00973F8E" w:rsidRDefault="00F377E1" w:rsidP="003F30CC">
      <w:pPr>
        <w:pStyle w:val="ac"/>
        <w:numPr>
          <w:ilvl w:val="0"/>
          <w:numId w:val="26"/>
        </w:numPr>
        <w:spacing w:line="360" w:lineRule="auto"/>
        <w:ind w:firstLineChars="0"/>
        <w:rPr>
          <w:rFonts w:ascii="宋体" w:hAnsi="宋体"/>
          <w:sz w:val="24"/>
          <w:highlight w:val="yellow"/>
        </w:rPr>
      </w:pPr>
      <w:r w:rsidRPr="00973F8E">
        <w:rPr>
          <w:rFonts w:ascii="宋体" w:hAnsi="宋体" w:hint="eastAsia"/>
          <w:sz w:val="24"/>
          <w:highlight w:val="yellow"/>
        </w:rPr>
        <w:t>多级时序系统的作用。</w:t>
      </w:r>
    </w:p>
    <w:p w14:paraId="6FA6C5CA" w14:textId="66662E87" w:rsidR="00F377E1" w:rsidRPr="00973F8E" w:rsidRDefault="00F377E1" w:rsidP="003F30CC">
      <w:pPr>
        <w:pStyle w:val="ac"/>
        <w:numPr>
          <w:ilvl w:val="0"/>
          <w:numId w:val="26"/>
        </w:numPr>
        <w:spacing w:line="360" w:lineRule="auto"/>
        <w:ind w:firstLineChars="0"/>
        <w:rPr>
          <w:rFonts w:ascii="宋体" w:hAnsi="宋体"/>
          <w:sz w:val="24"/>
          <w:highlight w:val="yellow"/>
        </w:rPr>
      </w:pPr>
      <w:r w:rsidRPr="00973F8E">
        <w:rPr>
          <w:rFonts w:ascii="宋体" w:hAnsi="宋体" w:hint="eastAsia"/>
          <w:sz w:val="24"/>
          <w:highlight w:val="yellow"/>
        </w:rPr>
        <w:t>控制单元的控制方式。</w:t>
      </w:r>
    </w:p>
    <w:p w14:paraId="023AC71C" w14:textId="52512AC6" w:rsidR="00F377E1" w:rsidRDefault="00F377E1" w:rsidP="00F377E1">
      <w:pPr>
        <w:spacing w:line="360" w:lineRule="auto"/>
        <w:ind w:leftChars="228" w:left="1985" w:hangingChars="625" w:hanging="1506"/>
        <w:rPr>
          <w:rFonts w:ascii="黑体" w:eastAsia="黑体"/>
          <w:b/>
          <w:bCs/>
          <w:sz w:val="24"/>
        </w:rPr>
      </w:pPr>
      <w:r>
        <w:rPr>
          <w:rFonts w:ascii="黑体" w:eastAsia="黑体" w:hint="eastAsia"/>
          <w:b/>
          <w:bCs/>
          <w:sz w:val="24"/>
        </w:rPr>
        <w:t>9.2</w:t>
      </w:r>
      <w:r>
        <w:rPr>
          <w:rFonts w:ascii="黑体" w:eastAsia="黑体"/>
          <w:b/>
          <w:bCs/>
          <w:sz w:val="24"/>
        </w:rPr>
        <w:t xml:space="preserve"> </w:t>
      </w:r>
      <w:r>
        <w:rPr>
          <w:rFonts w:ascii="黑体" w:eastAsia="黑体" w:hint="eastAsia"/>
          <w:b/>
          <w:bCs/>
          <w:sz w:val="24"/>
        </w:rPr>
        <w:t>考核的具体内容</w:t>
      </w:r>
    </w:p>
    <w:p w14:paraId="0975F2C0" w14:textId="447F6674" w:rsidR="00F377E1" w:rsidRDefault="00F377E1" w:rsidP="00F377E1">
      <w:pPr>
        <w:spacing w:line="360" w:lineRule="auto"/>
        <w:ind w:leftChars="228" w:left="1979" w:hangingChars="625" w:hanging="1500"/>
        <w:rPr>
          <w:rFonts w:ascii="宋体" w:hAnsi="宋体"/>
          <w:sz w:val="24"/>
        </w:rPr>
      </w:pPr>
      <w:r w:rsidRPr="00F701D0">
        <w:rPr>
          <w:rFonts w:ascii="宋体" w:hAnsi="宋体" w:hint="eastAsia"/>
          <w:sz w:val="24"/>
        </w:rPr>
        <w:t>9.2.1控制单元的外特性</w:t>
      </w:r>
    </w:p>
    <w:p w14:paraId="2FB5885C" w14:textId="0B5135F7" w:rsidR="00F701D0" w:rsidRDefault="00F701D0" w:rsidP="00F377E1">
      <w:pPr>
        <w:spacing w:line="360" w:lineRule="auto"/>
        <w:ind w:leftChars="228" w:left="1979" w:hangingChars="625" w:hanging="1500"/>
        <w:rPr>
          <w:rFonts w:ascii="宋体" w:hAnsi="宋体"/>
          <w:sz w:val="24"/>
        </w:rPr>
      </w:pPr>
      <w:r>
        <w:rPr>
          <w:rFonts w:ascii="宋体" w:hAnsi="宋体" w:hint="eastAsia"/>
          <w:sz w:val="24"/>
        </w:rPr>
        <w:t>掌握</w:t>
      </w:r>
      <w:r w:rsidRPr="00F701D0">
        <w:rPr>
          <w:rFonts w:ascii="宋体" w:hAnsi="宋体" w:hint="eastAsia"/>
          <w:sz w:val="24"/>
        </w:rPr>
        <w:t>控制单元CU 具有发出各种操作命令(即控制信号)序列的功能。</w:t>
      </w:r>
      <w:r>
        <w:rPr>
          <w:rFonts w:ascii="宋体" w:hAnsi="宋体" w:hint="eastAsia"/>
          <w:sz w:val="24"/>
        </w:rPr>
        <w:t>如下图</w:t>
      </w:r>
    </w:p>
    <w:p w14:paraId="3CF43454" w14:textId="5B5FF649" w:rsidR="00F701D0" w:rsidRPr="00F701D0" w:rsidRDefault="00F701D0" w:rsidP="00F377E1">
      <w:pPr>
        <w:spacing w:line="360" w:lineRule="auto"/>
        <w:ind w:leftChars="228" w:left="1979" w:hangingChars="625" w:hanging="1500"/>
        <w:rPr>
          <w:rFonts w:ascii="宋体" w:hAnsi="宋体"/>
          <w:sz w:val="24"/>
        </w:rPr>
      </w:pPr>
      <w:r w:rsidRPr="00F701D0">
        <w:rPr>
          <w:rFonts w:ascii="宋体" w:hAnsi="宋体"/>
          <w:noProof/>
          <w:sz w:val="24"/>
        </w:rPr>
        <w:drawing>
          <wp:inline distT="0" distB="0" distL="0" distR="0" wp14:anchorId="0B782D02" wp14:editId="2CC56B5C">
            <wp:extent cx="3162300" cy="13587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0139" cy="1362121"/>
                    </a:xfrm>
                    <a:prstGeom prst="rect">
                      <a:avLst/>
                    </a:prstGeom>
                  </pic:spPr>
                </pic:pic>
              </a:graphicData>
            </a:graphic>
          </wp:inline>
        </w:drawing>
      </w:r>
    </w:p>
    <w:p w14:paraId="4EDB08E5" w14:textId="0AE0FF47" w:rsidR="00F377E1" w:rsidRDefault="00F377E1" w:rsidP="00F377E1">
      <w:pPr>
        <w:spacing w:line="360" w:lineRule="auto"/>
        <w:ind w:leftChars="228" w:left="1979" w:hangingChars="625" w:hanging="1500"/>
        <w:rPr>
          <w:rFonts w:ascii="宋体" w:hAnsi="宋体"/>
          <w:sz w:val="24"/>
        </w:rPr>
      </w:pPr>
      <w:r w:rsidRPr="00F701D0">
        <w:rPr>
          <w:rFonts w:ascii="宋体" w:hAnsi="宋体" w:hint="eastAsia"/>
          <w:sz w:val="24"/>
        </w:rPr>
        <w:t>9.2.2</w:t>
      </w:r>
      <w:proofErr w:type="gramStart"/>
      <w:r w:rsidRPr="00F701D0">
        <w:rPr>
          <w:rFonts w:ascii="宋体" w:hAnsi="宋体" w:hint="eastAsia"/>
          <w:sz w:val="24"/>
        </w:rPr>
        <w:t>微操作</w:t>
      </w:r>
      <w:proofErr w:type="gramEnd"/>
      <w:r w:rsidRPr="00F701D0">
        <w:rPr>
          <w:rFonts w:ascii="宋体" w:hAnsi="宋体" w:hint="eastAsia"/>
          <w:sz w:val="24"/>
        </w:rPr>
        <w:t>命令分析</w:t>
      </w:r>
    </w:p>
    <w:p w14:paraId="74AE0D39" w14:textId="14CBCCCD" w:rsidR="005C4735" w:rsidRPr="00F701D0" w:rsidRDefault="005C4735" w:rsidP="00F377E1">
      <w:pPr>
        <w:spacing w:line="360" w:lineRule="auto"/>
        <w:ind w:leftChars="228" w:left="1979" w:hangingChars="625" w:hanging="1500"/>
        <w:rPr>
          <w:rFonts w:ascii="宋体" w:hAnsi="宋体"/>
          <w:sz w:val="24"/>
        </w:rPr>
      </w:pPr>
      <w:r>
        <w:rPr>
          <w:rFonts w:ascii="宋体" w:hAnsi="宋体" w:hint="eastAsia"/>
          <w:sz w:val="24"/>
        </w:rPr>
        <w:t>掌握：</w:t>
      </w:r>
    </w:p>
    <w:p w14:paraId="05020498" w14:textId="400897B8" w:rsidR="002B4573" w:rsidRPr="00973F8E" w:rsidRDefault="002B4573" w:rsidP="003F30CC">
      <w:pPr>
        <w:pStyle w:val="ac"/>
        <w:numPr>
          <w:ilvl w:val="0"/>
          <w:numId w:val="10"/>
        </w:numPr>
        <w:spacing w:line="360" w:lineRule="auto"/>
        <w:ind w:firstLineChars="0"/>
        <w:rPr>
          <w:rFonts w:ascii="宋体" w:hAnsi="宋体"/>
          <w:sz w:val="24"/>
          <w:highlight w:val="yellow"/>
        </w:rPr>
      </w:pPr>
      <w:proofErr w:type="gramStart"/>
      <w:r w:rsidRPr="00973F8E">
        <w:rPr>
          <w:rFonts w:ascii="宋体" w:hAnsi="宋体" w:hint="eastAsia"/>
          <w:sz w:val="24"/>
          <w:highlight w:val="yellow"/>
        </w:rPr>
        <w:t>取指周期</w:t>
      </w:r>
      <w:proofErr w:type="gramEnd"/>
      <w:r w:rsidRPr="00973F8E">
        <w:rPr>
          <w:rFonts w:ascii="宋体" w:hAnsi="宋体" w:hint="eastAsia"/>
          <w:sz w:val="24"/>
          <w:highlight w:val="yellow"/>
        </w:rPr>
        <w:t>的</w:t>
      </w:r>
      <w:proofErr w:type="gramStart"/>
      <w:r w:rsidRPr="00973F8E">
        <w:rPr>
          <w:rFonts w:ascii="宋体" w:hAnsi="宋体" w:hint="eastAsia"/>
          <w:sz w:val="24"/>
          <w:highlight w:val="yellow"/>
        </w:rPr>
        <w:t>微操作</w:t>
      </w:r>
      <w:proofErr w:type="gramEnd"/>
      <w:r w:rsidRPr="00973F8E">
        <w:rPr>
          <w:rFonts w:ascii="宋体" w:hAnsi="宋体" w:hint="eastAsia"/>
          <w:sz w:val="24"/>
          <w:highlight w:val="yellow"/>
        </w:rPr>
        <w:t>命令</w:t>
      </w:r>
    </w:p>
    <w:p w14:paraId="3976FE81" w14:textId="6470F15E" w:rsidR="002B4573" w:rsidRPr="00973F8E" w:rsidRDefault="002B4573" w:rsidP="003F30CC">
      <w:pPr>
        <w:pStyle w:val="ac"/>
        <w:numPr>
          <w:ilvl w:val="0"/>
          <w:numId w:val="10"/>
        </w:numPr>
        <w:spacing w:line="360" w:lineRule="auto"/>
        <w:ind w:firstLineChars="0"/>
        <w:rPr>
          <w:rFonts w:ascii="宋体" w:hAnsi="宋体"/>
          <w:sz w:val="24"/>
          <w:highlight w:val="yellow"/>
        </w:rPr>
      </w:pPr>
      <w:proofErr w:type="gramStart"/>
      <w:r w:rsidRPr="00973F8E">
        <w:rPr>
          <w:rFonts w:ascii="宋体" w:hAnsi="宋体" w:hint="eastAsia"/>
          <w:sz w:val="24"/>
          <w:highlight w:val="yellow"/>
        </w:rPr>
        <w:t>间址周期</w:t>
      </w:r>
      <w:proofErr w:type="gramEnd"/>
      <w:r w:rsidRPr="00973F8E">
        <w:rPr>
          <w:rFonts w:ascii="宋体" w:hAnsi="宋体" w:hint="eastAsia"/>
          <w:sz w:val="24"/>
          <w:highlight w:val="yellow"/>
        </w:rPr>
        <w:t>的</w:t>
      </w:r>
      <w:proofErr w:type="gramStart"/>
      <w:r w:rsidRPr="00973F8E">
        <w:rPr>
          <w:rFonts w:ascii="宋体" w:hAnsi="宋体" w:hint="eastAsia"/>
          <w:sz w:val="24"/>
          <w:highlight w:val="yellow"/>
        </w:rPr>
        <w:t>微操作</w:t>
      </w:r>
      <w:proofErr w:type="gramEnd"/>
      <w:r w:rsidRPr="00973F8E">
        <w:rPr>
          <w:rFonts w:ascii="宋体" w:hAnsi="宋体" w:hint="eastAsia"/>
          <w:sz w:val="24"/>
          <w:highlight w:val="yellow"/>
        </w:rPr>
        <w:t>命令</w:t>
      </w:r>
    </w:p>
    <w:p w14:paraId="250E790D" w14:textId="10F2475C" w:rsidR="002B4573" w:rsidRPr="00973F8E" w:rsidRDefault="002B4573" w:rsidP="003F30CC">
      <w:pPr>
        <w:pStyle w:val="ac"/>
        <w:numPr>
          <w:ilvl w:val="0"/>
          <w:numId w:val="10"/>
        </w:numPr>
        <w:spacing w:line="360" w:lineRule="auto"/>
        <w:ind w:firstLineChars="0"/>
        <w:rPr>
          <w:rFonts w:ascii="宋体" w:hAnsi="宋体"/>
          <w:sz w:val="24"/>
          <w:highlight w:val="yellow"/>
        </w:rPr>
      </w:pPr>
      <w:r w:rsidRPr="00973F8E">
        <w:rPr>
          <w:rFonts w:ascii="宋体" w:hAnsi="宋体" w:hint="eastAsia"/>
          <w:sz w:val="24"/>
          <w:highlight w:val="yellow"/>
        </w:rPr>
        <w:t>执行周期的</w:t>
      </w:r>
      <w:proofErr w:type="gramStart"/>
      <w:r w:rsidRPr="00973F8E">
        <w:rPr>
          <w:rFonts w:ascii="宋体" w:hAnsi="宋体" w:hint="eastAsia"/>
          <w:sz w:val="24"/>
          <w:highlight w:val="yellow"/>
        </w:rPr>
        <w:t>微操作</w:t>
      </w:r>
      <w:proofErr w:type="gramEnd"/>
      <w:r w:rsidRPr="00973F8E">
        <w:rPr>
          <w:rFonts w:ascii="宋体" w:hAnsi="宋体" w:hint="eastAsia"/>
          <w:sz w:val="24"/>
          <w:highlight w:val="yellow"/>
        </w:rPr>
        <w:t>命令</w:t>
      </w:r>
    </w:p>
    <w:p w14:paraId="137F5DE3" w14:textId="324FEC32" w:rsidR="002B4573" w:rsidRPr="00973F8E" w:rsidRDefault="002B4573" w:rsidP="003F30CC">
      <w:pPr>
        <w:pStyle w:val="ac"/>
        <w:numPr>
          <w:ilvl w:val="0"/>
          <w:numId w:val="10"/>
        </w:numPr>
        <w:spacing w:line="360" w:lineRule="auto"/>
        <w:ind w:firstLineChars="0"/>
        <w:rPr>
          <w:rFonts w:ascii="宋体" w:hAnsi="宋体"/>
          <w:sz w:val="24"/>
          <w:highlight w:val="yellow"/>
        </w:rPr>
      </w:pPr>
      <w:r w:rsidRPr="00973F8E">
        <w:rPr>
          <w:rFonts w:ascii="宋体" w:hAnsi="宋体" w:hint="eastAsia"/>
          <w:sz w:val="24"/>
          <w:highlight w:val="yellow"/>
        </w:rPr>
        <w:t>中断周期的</w:t>
      </w:r>
      <w:proofErr w:type="gramStart"/>
      <w:r w:rsidRPr="00973F8E">
        <w:rPr>
          <w:rFonts w:ascii="宋体" w:hAnsi="宋体" w:hint="eastAsia"/>
          <w:sz w:val="24"/>
          <w:highlight w:val="yellow"/>
        </w:rPr>
        <w:t>微操作</w:t>
      </w:r>
      <w:proofErr w:type="gramEnd"/>
      <w:r w:rsidRPr="00973F8E">
        <w:rPr>
          <w:rFonts w:ascii="宋体" w:hAnsi="宋体" w:hint="eastAsia"/>
          <w:sz w:val="24"/>
          <w:highlight w:val="yellow"/>
        </w:rPr>
        <w:t>命令</w:t>
      </w:r>
    </w:p>
    <w:p w14:paraId="124834F6" w14:textId="697C91E9" w:rsidR="00F377E1" w:rsidRPr="00631FBA" w:rsidRDefault="00F377E1" w:rsidP="00F377E1">
      <w:pPr>
        <w:spacing w:line="360" w:lineRule="auto"/>
        <w:ind w:leftChars="228" w:left="1979" w:hangingChars="625" w:hanging="1500"/>
        <w:rPr>
          <w:rFonts w:ascii="宋体" w:hAnsi="宋体"/>
          <w:sz w:val="24"/>
        </w:rPr>
      </w:pPr>
      <w:r w:rsidRPr="00631FBA">
        <w:rPr>
          <w:rFonts w:ascii="宋体" w:hAnsi="宋体" w:hint="eastAsia"/>
          <w:sz w:val="24"/>
        </w:rPr>
        <w:t>9.2.3多级时序系统</w:t>
      </w:r>
    </w:p>
    <w:p w14:paraId="6AF695BF" w14:textId="66A9681B" w:rsidR="005C4735" w:rsidRPr="00631FBA" w:rsidRDefault="005C4735" w:rsidP="00F377E1">
      <w:pPr>
        <w:spacing w:line="360" w:lineRule="auto"/>
        <w:ind w:leftChars="228" w:left="1979" w:hangingChars="625" w:hanging="1500"/>
        <w:rPr>
          <w:rFonts w:ascii="宋体" w:hAnsi="宋体"/>
          <w:sz w:val="24"/>
        </w:rPr>
      </w:pPr>
      <w:r w:rsidRPr="00631FBA">
        <w:rPr>
          <w:rFonts w:ascii="宋体" w:hAnsi="宋体" w:hint="eastAsia"/>
          <w:sz w:val="24"/>
        </w:rPr>
        <w:lastRenderedPageBreak/>
        <w:t>掌握：</w:t>
      </w:r>
    </w:p>
    <w:p w14:paraId="28672D06" w14:textId="1BB579BA" w:rsidR="00FA5183" w:rsidRPr="00973F8E" w:rsidRDefault="00FA5183" w:rsidP="003F30CC">
      <w:pPr>
        <w:pStyle w:val="ac"/>
        <w:numPr>
          <w:ilvl w:val="0"/>
          <w:numId w:val="11"/>
        </w:numPr>
        <w:spacing w:line="360" w:lineRule="auto"/>
        <w:ind w:firstLineChars="0"/>
        <w:rPr>
          <w:rFonts w:ascii="宋体" w:hAnsi="宋体"/>
          <w:sz w:val="24"/>
          <w:highlight w:val="yellow"/>
        </w:rPr>
      </w:pPr>
      <w:r w:rsidRPr="00973F8E">
        <w:rPr>
          <w:rFonts w:ascii="宋体" w:hAnsi="宋体" w:hint="eastAsia"/>
          <w:sz w:val="24"/>
          <w:highlight w:val="yellow"/>
        </w:rPr>
        <w:t>机器周期</w:t>
      </w:r>
    </w:p>
    <w:p w14:paraId="1C0B8534" w14:textId="271C0B77" w:rsidR="00FA5183" w:rsidRPr="00973F8E" w:rsidRDefault="00FA5183" w:rsidP="003F30CC">
      <w:pPr>
        <w:pStyle w:val="ac"/>
        <w:numPr>
          <w:ilvl w:val="0"/>
          <w:numId w:val="11"/>
        </w:numPr>
        <w:spacing w:line="360" w:lineRule="auto"/>
        <w:ind w:firstLineChars="0"/>
        <w:rPr>
          <w:rFonts w:ascii="宋体" w:hAnsi="宋体"/>
          <w:sz w:val="24"/>
          <w:highlight w:val="yellow"/>
        </w:rPr>
      </w:pPr>
      <w:r w:rsidRPr="00973F8E">
        <w:rPr>
          <w:rFonts w:ascii="宋体" w:hAnsi="宋体" w:hint="eastAsia"/>
          <w:sz w:val="24"/>
          <w:highlight w:val="yellow"/>
        </w:rPr>
        <w:t>时钟周期</w:t>
      </w:r>
    </w:p>
    <w:p w14:paraId="5D77F380" w14:textId="79C01D64" w:rsidR="00FA5183" w:rsidRPr="00973F8E" w:rsidRDefault="00FA5183" w:rsidP="003F30CC">
      <w:pPr>
        <w:pStyle w:val="ac"/>
        <w:numPr>
          <w:ilvl w:val="0"/>
          <w:numId w:val="11"/>
        </w:numPr>
        <w:spacing w:line="360" w:lineRule="auto"/>
        <w:ind w:firstLineChars="0"/>
        <w:rPr>
          <w:rFonts w:ascii="宋体" w:hAnsi="宋体"/>
          <w:sz w:val="24"/>
          <w:highlight w:val="yellow"/>
        </w:rPr>
      </w:pPr>
      <w:r w:rsidRPr="00973F8E">
        <w:rPr>
          <w:rFonts w:ascii="宋体" w:hAnsi="宋体" w:hint="eastAsia"/>
          <w:sz w:val="24"/>
          <w:highlight w:val="yellow"/>
        </w:rPr>
        <w:t>指令周期、机器周期、节拍和时钟周期的关系</w:t>
      </w:r>
    </w:p>
    <w:p w14:paraId="3905D71B" w14:textId="2950648F" w:rsidR="00F377E1" w:rsidRPr="00631FBA" w:rsidRDefault="00F377E1" w:rsidP="00F377E1">
      <w:pPr>
        <w:spacing w:line="360" w:lineRule="auto"/>
        <w:ind w:leftChars="228" w:left="1979" w:hangingChars="625" w:hanging="1500"/>
        <w:rPr>
          <w:rFonts w:ascii="宋体" w:hAnsi="宋体"/>
          <w:sz w:val="24"/>
        </w:rPr>
      </w:pPr>
      <w:r w:rsidRPr="00631FBA">
        <w:rPr>
          <w:rFonts w:ascii="宋体" w:hAnsi="宋体" w:hint="eastAsia"/>
          <w:sz w:val="24"/>
        </w:rPr>
        <w:t>9.2.4控制方式</w:t>
      </w:r>
    </w:p>
    <w:p w14:paraId="1639A5EB" w14:textId="77777777" w:rsidR="005C4735" w:rsidRDefault="005C4735" w:rsidP="005C4735">
      <w:pPr>
        <w:spacing w:line="360" w:lineRule="auto"/>
        <w:ind w:leftChars="228" w:left="1979" w:hangingChars="625" w:hanging="1500"/>
        <w:rPr>
          <w:rFonts w:ascii="宋体"/>
          <w:sz w:val="24"/>
        </w:rPr>
      </w:pPr>
      <w:r w:rsidRPr="00531353">
        <w:rPr>
          <w:rFonts w:ascii="宋体" w:hAnsi="宋体" w:hint="eastAsia"/>
          <w:sz w:val="24"/>
        </w:rPr>
        <w:t>掌握</w:t>
      </w:r>
      <w:r w:rsidR="00AB6972" w:rsidRPr="00531353">
        <w:rPr>
          <w:rFonts w:ascii="宋体" w:hAnsi="宋体" w:hint="eastAsia"/>
          <w:sz w:val="24"/>
        </w:rPr>
        <w:t>三种</w:t>
      </w:r>
      <w:r w:rsidR="00AB6972">
        <w:rPr>
          <w:rFonts w:ascii="宋体" w:hint="eastAsia"/>
          <w:sz w:val="24"/>
        </w:rPr>
        <w:t>控制方式：</w:t>
      </w:r>
    </w:p>
    <w:p w14:paraId="34E66B32" w14:textId="3A6389C0" w:rsidR="005C4735" w:rsidRPr="00660D93" w:rsidRDefault="00AB6972" w:rsidP="003F30CC">
      <w:pPr>
        <w:pStyle w:val="ac"/>
        <w:numPr>
          <w:ilvl w:val="0"/>
          <w:numId w:val="12"/>
        </w:numPr>
        <w:spacing w:line="360" w:lineRule="auto"/>
        <w:ind w:firstLineChars="0"/>
        <w:rPr>
          <w:rFonts w:ascii="宋体"/>
          <w:sz w:val="24"/>
          <w:highlight w:val="yellow"/>
        </w:rPr>
      </w:pPr>
      <w:r w:rsidRPr="00660D93">
        <w:rPr>
          <w:rFonts w:ascii="宋体" w:hint="eastAsia"/>
          <w:sz w:val="24"/>
          <w:highlight w:val="yellow"/>
        </w:rPr>
        <w:t>同步控制</w:t>
      </w:r>
      <w:r w:rsidR="005C4735" w:rsidRPr="00660D93">
        <w:rPr>
          <w:rFonts w:ascii="宋体" w:hint="eastAsia"/>
          <w:sz w:val="24"/>
          <w:highlight w:val="yellow"/>
        </w:rPr>
        <w:t>方案</w:t>
      </w:r>
    </w:p>
    <w:p w14:paraId="5E060F8F" w14:textId="34185344" w:rsidR="005C4735" w:rsidRPr="005C4735" w:rsidRDefault="005C4735" w:rsidP="003F30CC">
      <w:pPr>
        <w:pStyle w:val="ac"/>
        <w:numPr>
          <w:ilvl w:val="1"/>
          <w:numId w:val="27"/>
        </w:numPr>
        <w:spacing w:line="360" w:lineRule="auto"/>
        <w:ind w:firstLineChars="0"/>
        <w:rPr>
          <w:rFonts w:ascii="宋体"/>
          <w:sz w:val="24"/>
        </w:rPr>
      </w:pPr>
      <w:r w:rsidRPr="005C4735">
        <w:rPr>
          <w:rFonts w:ascii="宋体" w:hint="eastAsia"/>
          <w:sz w:val="24"/>
        </w:rPr>
        <w:t>采用定长的机器周期</w:t>
      </w:r>
    </w:p>
    <w:p w14:paraId="4EF02EA9" w14:textId="11BF23E7" w:rsidR="005C4735" w:rsidRPr="005C4735" w:rsidRDefault="005C4735" w:rsidP="003F30CC">
      <w:pPr>
        <w:pStyle w:val="ac"/>
        <w:numPr>
          <w:ilvl w:val="1"/>
          <w:numId w:val="27"/>
        </w:numPr>
        <w:spacing w:line="360" w:lineRule="auto"/>
        <w:ind w:firstLineChars="0"/>
        <w:rPr>
          <w:rFonts w:ascii="宋体"/>
          <w:sz w:val="24"/>
        </w:rPr>
      </w:pPr>
      <w:r w:rsidRPr="005C4735">
        <w:rPr>
          <w:rFonts w:ascii="宋体" w:hint="eastAsia"/>
          <w:sz w:val="24"/>
        </w:rPr>
        <w:t>采用</w:t>
      </w:r>
      <w:proofErr w:type="gramStart"/>
      <w:r w:rsidRPr="005C4735">
        <w:rPr>
          <w:rFonts w:ascii="宋体" w:hint="eastAsia"/>
          <w:sz w:val="24"/>
        </w:rPr>
        <w:t>不定长</w:t>
      </w:r>
      <w:proofErr w:type="gramEnd"/>
      <w:r w:rsidRPr="005C4735">
        <w:rPr>
          <w:rFonts w:ascii="宋体" w:hint="eastAsia"/>
          <w:sz w:val="24"/>
        </w:rPr>
        <w:t>的机器周期</w:t>
      </w:r>
    </w:p>
    <w:p w14:paraId="1C918554" w14:textId="444B5512" w:rsidR="005C4735" w:rsidRPr="005C4735" w:rsidRDefault="005C4735" w:rsidP="003F30CC">
      <w:pPr>
        <w:pStyle w:val="ac"/>
        <w:numPr>
          <w:ilvl w:val="1"/>
          <w:numId w:val="27"/>
        </w:numPr>
        <w:spacing w:line="360" w:lineRule="auto"/>
        <w:ind w:firstLineChars="0"/>
        <w:rPr>
          <w:rFonts w:ascii="宋体"/>
          <w:sz w:val="24"/>
        </w:rPr>
      </w:pPr>
      <w:r w:rsidRPr="005C4735">
        <w:rPr>
          <w:rFonts w:ascii="宋体" w:hint="eastAsia"/>
          <w:sz w:val="24"/>
        </w:rPr>
        <w:t>采用中央控制和局部控制相结合的方法</w:t>
      </w:r>
    </w:p>
    <w:p w14:paraId="3ACB5917" w14:textId="77777777" w:rsidR="005C4735" w:rsidRPr="005C4735" w:rsidRDefault="00AB6972" w:rsidP="003F30CC">
      <w:pPr>
        <w:pStyle w:val="ac"/>
        <w:numPr>
          <w:ilvl w:val="0"/>
          <w:numId w:val="12"/>
        </w:numPr>
        <w:spacing w:line="360" w:lineRule="auto"/>
        <w:ind w:firstLineChars="0"/>
        <w:rPr>
          <w:rFonts w:ascii="宋体"/>
          <w:sz w:val="24"/>
        </w:rPr>
      </w:pPr>
      <w:r w:rsidRPr="005C4735">
        <w:rPr>
          <w:rFonts w:ascii="宋体" w:hint="eastAsia"/>
          <w:sz w:val="24"/>
        </w:rPr>
        <w:t>异步控制</w:t>
      </w:r>
    </w:p>
    <w:p w14:paraId="7191889D" w14:textId="247515A0" w:rsidR="00FD5BAB" w:rsidRPr="005C4735" w:rsidRDefault="00AB6972" w:rsidP="003F30CC">
      <w:pPr>
        <w:pStyle w:val="ac"/>
        <w:numPr>
          <w:ilvl w:val="0"/>
          <w:numId w:val="12"/>
        </w:numPr>
        <w:spacing w:line="360" w:lineRule="auto"/>
        <w:ind w:firstLineChars="0"/>
        <w:rPr>
          <w:rFonts w:ascii="宋体"/>
          <w:sz w:val="24"/>
        </w:rPr>
      </w:pPr>
      <w:r w:rsidRPr="005C4735">
        <w:rPr>
          <w:rFonts w:ascii="宋体" w:hint="eastAsia"/>
          <w:sz w:val="24"/>
        </w:rPr>
        <w:t>联合控制。</w:t>
      </w:r>
    </w:p>
    <w:p w14:paraId="77E2CAF9" w14:textId="77777777" w:rsidR="00FD5BAB" w:rsidRDefault="00FD5BAB">
      <w:pPr>
        <w:spacing w:line="360" w:lineRule="auto"/>
        <w:rPr>
          <w:rFonts w:ascii="宋体"/>
          <w:sz w:val="24"/>
        </w:rPr>
      </w:pPr>
    </w:p>
    <w:p w14:paraId="5291AE76" w14:textId="77777777" w:rsidR="00FD5BAB" w:rsidRDefault="00AB6972">
      <w:pPr>
        <w:spacing w:line="360" w:lineRule="auto"/>
        <w:jc w:val="center"/>
        <w:rPr>
          <w:rFonts w:ascii="黑体" w:eastAsia="黑体"/>
          <w:b/>
          <w:bCs/>
          <w:sz w:val="28"/>
        </w:rPr>
      </w:pPr>
      <w:r>
        <w:rPr>
          <w:rFonts w:ascii="黑体" w:eastAsia="黑体" w:hint="eastAsia"/>
          <w:b/>
          <w:bCs/>
          <w:sz w:val="28"/>
        </w:rPr>
        <w:t>第十章  控制单元的设计</w:t>
      </w:r>
    </w:p>
    <w:p w14:paraId="39DED662" w14:textId="77777777" w:rsidR="00FD5BAB" w:rsidRDefault="00FD5BAB">
      <w:pPr>
        <w:spacing w:line="360" w:lineRule="auto"/>
        <w:rPr>
          <w:sz w:val="24"/>
        </w:rPr>
      </w:pPr>
    </w:p>
    <w:p w14:paraId="34D34E8F" w14:textId="358561EA" w:rsidR="00FD5BAB" w:rsidRDefault="006419A6">
      <w:pPr>
        <w:spacing w:line="360" w:lineRule="auto"/>
        <w:ind w:leftChars="228" w:left="1985" w:hangingChars="625" w:hanging="1506"/>
        <w:rPr>
          <w:rFonts w:ascii="黑体" w:eastAsia="黑体"/>
          <w:b/>
          <w:bCs/>
          <w:sz w:val="24"/>
        </w:rPr>
      </w:pPr>
      <w:r>
        <w:rPr>
          <w:rFonts w:ascii="黑体" w:eastAsia="黑体" w:hint="eastAsia"/>
          <w:b/>
          <w:bCs/>
          <w:sz w:val="24"/>
        </w:rPr>
        <w:t>10.1</w:t>
      </w:r>
      <w:r w:rsidR="00AB6972">
        <w:rPr>
          <w:rFonts w:ascii="黑体" w:eastAsia="黑体" w:hint="eastAsia"/>
          <w:b/>
          <w:bCs/>
          <w:sz w:val="24"/>
        </w:rPr>
        <w:t>考核目标和要求</w:t>
      </w:r>
    </w:p>
    <w:p w14:paraId="590A2CF1" w14:textId="23D6BFA6" w:rsidR="00531353" w:rsidRPr="003F30CC" w:rsidRDefault="00531353">
      <w:pPr>
        <w:spacing w:line="360" w:lineRule="auto"/>
        <w:ind w:leftChars="228" w:left="1979" w:hangingChars="625" w:hanging="1500"/>
        <w:rPr>
          <w:rFonts w:ascii="宋体" w:hAnsi="宋体"/>
          <w:sz w:val="24"/>
        </w:rPr>
      </w:pPr>
      <w:r w:rsidRPr="003F30CC">
        <w:rPr>
          <w:rFonts w:ascii="宋体" w:hAnsi="宋体" w:hint="eastAsia"/>
          <w:sz w:val="24"/>
        </w:rPr>
        <w:t>掌握：</w:t>
      </w:r>
    </w:p>
    <w:p w14:paraId="543F2B4D" w14:textId="74853669" w:rsidR="006419A6" w:rsidRPr="00394496" w:rsidRDefault="006419A6" w:rsidP="006419A6">
      <w:pPr>
        <w:spacing w:line="360" w:lineRule="auto"/>
        <w:ind w:leftChars="228" w:left="1979" w:hangingChars="625" w:hanging="1500"/>
        <w:rPr>
          <w:rFonts w:ascii="宋体" w:hAnsi="宋体"/>
          <w:sz w:val="24"/>
        </w:rPr>
      </w:pPr>
      <w:r w:rsidRPr="00394496">
        <w:rPr>
          <w:rFonts w:ascii="宋体" w:hAnsi="宋体" w:hint="eastAsia"/>
          <w:sz w:val="24"/>
        </w:rPr>
        <w:t>(1)</w:t>
      </w:r>
      <w:r w:rsidR="00531353">
        <w:rPr>
          <w:rFonts w:ascii="宋体" w:hAnsi="宋体"/>
          <w:sz w:val="24"/>
        </w:rPr>
        <w:t xml:space="preserve"> </w:t>
      </w:r>
      <w:r w:rsidRPr="00394496">
        <w:rPr>
          <w:rFonts w:ascii="宋体" w:hAnsi="宋体" w:hint="eastAsia"/>
          <w:sz w:val="24"/>
        </w:rPr>
        <w:t>结合时序系统的概念，对不同指令相应的</w:t>
      </w:r>
      <w:proofErr w:type="gramStart"/>
      <w:r w:rsidRPr="00394496">
        <w:rPr>
          <w:rFonts w:ascii="宋体" w:hAnsi="宋体" w:hint="eastAsia"/>
          <w:sz w:val="24"/>
        </w:rPr>
        <w:t>微操作</w:t>
      </w:r>
      <w:proofErr w:type="gramEnd"/>
      <w:r w:rsidRPr="00394496">
        <w:rPr>
          <w:rFonts w:ascii="宋体" w:hAnsi="宋体" w:hint="eastAsia"/>
          <w:sz w:val="24"/>
        </w:rPr>
        <w:t>命令安排节拍。</w:t>
      </w:r>
    </w:p>
    <w:p w14:paraId="166D1792" w14:textId="77777777" w:rsidR="006419A6" w:rsidRPr="00394496" w:rsidRDefault="006419A6" w:rsidP="006419A6">
      <w:pPr>
        <w:spacing w:line="360" w:lineRule="auto"/>
        <w:ind w:leftChars="228" w:left="1979" w:hangingChars="625" w:hanging="1500"/>
        <w:rPr>
          <w:rFonts w:ascii="宋体" w:hAnsi="宋体"/>
          <w:sz w:val="24"/>
        </w:rPr>
      </w:pPr>
      <w:r w:rsidRPr="00394496">
        <w:rPr>
          <w:rFonts w:ascii="宋体" w:hAnsi="宋体" w:hint="eastAsia"/>
          <w:sz w:val="24"/>
        </w:rPr>
        <w:t>(2) 组合逻辑控制单元的设计思想、设计步骤、硬件组成及其工作原理。</w:t>
      </w:r>
    </w:p>
    <w:p w14:paraId="722DF369" w14:textId="77777777" w:rsidR="006419A6" w:rsidRPr="00394496" w:rsidRDefault="006419A6" w:rsidP="006419A6">
      <w:pPr>
        <w:spacing w:line="360" w:lineRule="auto"/>
        <w:ind w:leftChars="228" w:left="1979" w:hangingChars="625" w:hanging="1500"/>
        <w:rPr>
          <w:rFonts w:ascii="宋体" w:hAnsi="宋体"/>
          <w:sz w:val="24"/>
        </w:rPr>
      </w:pPr>
      <w:r w:rsidRPr="00394496">
        <w:rPr>
          <w:rFonts w:ascii="宋体" w:hAnsi="宋体" w:hint="eastAsia"/>
          <w:sz w:val="24"/>
        </w:rPr>
        <w:t>(3) 微程序控制单元的设计思想、设计步骤、硬件组成及其工作原理。</w:t>
      </w:r>
    </w:p>
    <w:p w14:paraId="67DFE5E6" w14:textId="77777777" w:rsidR="006419A6" w:rsidRPr="006419A6" w:rsidRDefault="006419A6" w:rsidP="006419A6">
      <w:pPr>
        <w:spacing w:line="360" w:lineRule="auto"/>
        <w:ind w:leftChars="228" w:left="1979" w:hangingChars="625" w:hanging="1500"/>
        <w:rPr>
          <w:rFonts w:ascii="黑体" w:eastAsia="黑体"/>
          <w:b/>
          <w:bCs/>
          <w:sz w:val="24"/>
        </w:rPr>
      </w:pPr>
      <w:r w:rsidRPr="00394496">
        <w:rPr>
          <w:rFonts w:ascii="宋体" w:hAnsi="宋体" w:hint="eastAsia"/>
          <w:sz w:val="24"/>
        </w:rPr>
        <w:t>(4) 比较两种控制单元</w:t>
      </w:r>
      <w:proofErr w:type="gramStart"/>
      <w:r w:rsidRPr="00394496">
        <w:rPr>
          <w:rFonts w:ascii="宋体" w:hAnsi="宋体" w:hint="eastAsia"/>
          <w:sz w:val="24"/>
        </w:rPr>
        <w:t>微操作</w:t>
      </w:r>
      <w:proofErr w:type="gramEnd"/>
      <w:r w:rsidRPr="00394496">
        <w:rPr>
          <w:rFonts w:ascii="宋体" w:hAnsi="宋体" w:hint="eastAsia"/>
          <w:sz w:val="24"/>
        </w:rPr>
        <w:t>命令节拍安排的区别。</w:t>
      </w:r>
    </w:p>
    <w:p w14:paraId="58E2BA23" w14:textId="33057D16" w:rsidR="00FD5BAB" w:rsidRDefault="006419A6">
      <w:pPr>
        <w:spacing w:line="360" w:lineRule="auto"/>
        <w:ind w:leftChars="228" w:left="1985" w:hangingChars="625" w:hanging="1506"/>
        <w:rPr>
          <w:rFonts w:ascii="黑体" w:eastAsia="黑体"/>
          <w:b/>
          <w:bCs/>
          <w:sz w:val="24"/>
        </w:rPr>
      </w:pPr>
      <w:r>
        <w:rPr>
          <w:rFonts w:ascii="黑体" w:eastAsia="黑体" w:hint="eastAsia"/>
          <w:b/>
          <w:bCs/>
          <w:sz w:val="24"/>
        </w:rPr>
        <w:t>10.2掌握的具体内容</w:t>
      </w:r>
    </w:p>
    <w:p w14:paraId="0D0BA9BC" w14:textId="6CEDEE84" w:rsidR="00FD5BAB" w:rsidRPr="00631FBA" w:rsidRDefault="00AB6972" w:rsidP="003F30CC">
      <w:pPr>
        <w:pStyle w:val="ac"/>
        <w:numPr>
          <w:ilvl w:val="2"/>
          <w:numId w:val="1"/>
        </w:numPr>
        <w:spacing w:line="360" w:lineRule="auto"/>
        <w:ind w:firstLineChars="0"/>
        <w:jc w:val="left"/>
        <w:rPr>
          <w:rFonts w:ascii="宋体"/>
          <w:sz w:val="24"/>
        </w:rPr>
      </w:pPr>
      <w:r w:rsidRPr="00631FBA">
        <w:rPr>
          <w:rFonts w:ascii="宋体" w:hint="eastAsia"/>
          <w:sz w:val="24"/>
        </w:rPr>
        <w:t>组合逻辑设计</w:t>
      </w:r>
    </w:p>
    <w:p w14:paraId="7EE42FEA" w14:textId="5AC8712C" w:rsidR="00394496" w:rsidRPr="00631FBA" w:rsidRDefault="00394496" w:rsidP="00394496">
      <w:pPr>
        <w:spacing w:line="360" w:lineRule="auto"/>
        <w:ind w:left="482"/>
        <w:jc w:val="left"/>
        <w:rPr>
          <w:rFonts w:ascii="宋体"/>
          <w:sz w:val="24"/>
        </w:rPr>
      </w:pPr>
      <w:r w:rsidRPr="00631FBA">
        <w:rPr>
          <w:rFonts w:ascii="宋体" w:hint="eastAsia"/>
          <w:sz w:val="24"/>
        </w:rPr>
        <w:t>掌握：</w:t>
      </w:r>
    </w:p>
    <w:p w14:paraId="137B3CAF" w14:textId="4D218403" w:rsidR="00FD5BAB" w:rsidRPr="00660D93" w:rsidRDefault="006419A6" w:rsidP="006419A6">
      <w:pPr>
        <w:pStyle w:val="ac"/>
        <w:tabs>
          <w:tab w:val="left" w:pos="1320"/>
        </w:tabs>
        <w:spacing w:line="360" w:lineRule="auto"/>
        <w:ind w:left="240" w:firstLineChars="100" w:firstLine="240"/>
        <w:rPr>
          <w:rFonts w:ascii="宋体"/>
          <w:sz w:val="24"/>
          <w:highlight w:val="yellow"/>
        </w:rPr>
      </w:pPr>
      <w:r w:rsidRPr="00660D93">
        <w:rPr>
          <w:rFonts w:ascii="宋体" w:hint="eastAsia"/>
          <w:sz w:val="24"/>
          <w:highlight w:val="yellow"/>
        </w:rPr>
        <w:t>1.</w:t>
      </w:r>
      <w:r w:rsidR="00AB6972" w:rsidRPr="00660D93">
        <w:rPr>
          <w:rFonts w:ascii="宋体" w:hint="eastAsia"/>
          <w:sz w:val="24"/>
          <w:highlight w:val="yellow"/>
        </w:rPr>
        <w:t>组合逻辑控制单元框图</w:t>
      </w:r>
    </w:p>
    <w:p w14:paraId="19D23DA2" w14:textId="5DCE4008" w:rsidR="006419A6" w:rsidRPr="00660D93" w:rsidRDefault="006419A6" w:rsidP="006419A6">
      <w:pPr>
        <w:pStyle w:val="ac"/>
        <w:tabs>
          <w:tab w:val="left" w:pos="1320"/>
        </w:tabs>
        <w:spacing w:line="360" w:lineRule="auto"/>
        <w:ind w:left="240" w:firstLineChars="100" w:firstLine="240"/>
        <w:rPr>
          <w:rFonts w:ascii="宋体"/>
          <w:sz w:val="24"/>
          <w:highlight w:val="yellow"/>
        </w:rPr>
      </w:pPr>
      <w:r w:rsidRPr="00660D93">
        <w:rPr>
          <w:rFonts w:ascii="宋体" w:hint="eastAsia"/>
          <w:sz w:val="24"/>
          <w:highlight w:val="yellow"/>
        </w:rPr>
        <w:t>2.</w:t>
      </w:r>
      <w:proofErr w:type="gramStart"/>
      <w:r w:rsidRPr="00660D93">
        <w:rPr>
          <w:rFonts w:ascii="宋体" w:hint="eastAsia"/>
          <w:sz w:val="24"/>
          <w:highlight w:val="yellow"/>
        </w:rPr>
        <w:t>微操作</w:t>
      </w:r>
      <w:proofErr w:type="gramEnd"/>
      <w:r w:rsidRPr="00660D93">
        <w:rPr>
          <w:rFonts w:ascii="宋体" w:hint="eastAsia"/>
          <w:sz w:val="24"/>
          <w:highlight w:val="yellow"/>
        </w:rPr>
        <w:t>命令的节拍安排</w:t>
      </w:r>
    </w:p>
    <w:p w14:paraId="4C7B4E05" w14:textId="56AA875D" w:rsidR="006419A6" w:rsidRPr="00660D93" w:rsidRDefault="006419A6" w:rsidP="006419A6">
      <w:pPr>
        <w:pStyle w:val="ac"/>
        <w:tabs>
          <w:tab w:val="left" w:pos="1320"/>
        </w:tabs>
        <w:spacing w:line="360" w:lineRule="auto"/>
        <w:ind w:left="240" w:firstLineChars="100" w:firstLine="240"/>
        <w:rPr>
          <w:rFonts w:ascii="宋体"/>
          <w:sz w:val="24"/>
          <w:highlight w:val="yellow"/>
        </w:rPr>
      </w:pPr>
      <w:r w:rsidRPr="00660D93">
        <w:rPr>
          <w:rFonts w:ascii="宋体" w:hint="eastAsia"/>
          <w:sz w:val="24"/>
          <w:highlight w:val="yellow"/>
        </w:rPr>
        <w:t>3.组合逻辑设计步骤</w:t>
      </w:r>
    </w:p>
    <w:p w14:paraId="00616C77" w14:textId="021B1450" w:rsidR="00394496" w:rsidRPr="00660D93" w:rsidRDefault="00394496" w:rsidP="003F30CC">
      <w:pPr>
        <w:pStyle w:val="ac"/>
        <w:numPr>
          <w:ilvl w:val="0"/>
          <w:numId w:val="13"/>
        </w:numPr>
        <w:tabs>
          <w:tab w:val="left" w:pos="1320"/>
        </w:tabs>
        <w:spacing w:line="360" w:lineRule="auto"/>
        <w:ind w:firstLineChars="0"/>
        <w:rPr>
          <w:rFonts w:ascii="宋体"/>
          <w:sz w:val="24"/>
          <w:highlight w:val="yellow"/>
        </w:rPr>
      </w:pPr>
      <w:r w:rsidRPr="00660D93">
        <w:rPr>
          <w:rFonts w:ascii="宋体" w:hint="eastAsia"/>
          <w:sz w:val="24"/>
          <w:highlight w:val="yellow"/>
        </w:rPr>
        <w:t>列出</w:t>
      </w:r>
      <w:proofErr w:type="gramStart"/>
      <w:r w:rsidRPr="00660D93">
        <w:rPr>
          <w:rFonts w:ascii="宋体" w:hint="eastAsia"/>
          <w:sz w:val="24"/>
          <w:highlight w:val="yellow"/>
        </w:rPr>
        <w:t>微操作</w:t>
      </w:r>
      <w:proofErr w:type="gramEnd"/>
      <w:r w:rsidRPr="00660D93">
        <w:rPr>
          <w:rFonts w:ascii="宋体" w:hint="eastAsia"/>
          <w:sz w:val="24"/>
          <w:highlight w:val="yellow"/>
        </w:rPr>
        <w:t>命令的操作时间表</w:t>
      </w:r>
    </w:p>
    <w:p w14:paraId="348AB2F3" w14:textId="63E6FF67" w:rsidR="00394496" w:rsidRPr="00660D93" w:rsidRDefault="00394496" w:rsidP="003F30CC">
      <w:pPr>
        <w:pStyle w:val="ac"/>
        <w:numPr>
          <w:ilvl w:val="0"/>
          <w:numId w:val="13"/>
        </w:numPr>
        <w:tabs>
          <w:tab w:val="left" w:pos="1320"/>
        </w:tabs>
        <w:spacing w:line="360" w:lineRule="auto"/>
        <w:ind w:firstLineChars="0"/>
        <w:rPr>
          <w:rFonts w:ascii="宋体"/>
          <w:sz w:val="24"/>
          <w:highlight w:val="yellow"/>
        </w:rPr>
      </w:pPr>
      <w:r w:rsidRPr="00660D93">
        <w:rPr>
          <w:rFonts w:ascii="宋体" w:hint="eastAsia"/>
          <w:sz w:val="24"/>
          <w:highlight w:val="yellow"/>
        </w:rPr>
        <w:t>写出</w:t>
      </w:r>
      <w:proofErr w:type="gramStart"/>
      <w:r w:rsidRPr="00660D93">
        <w:rPr>
          <w:rFonts w:ascii="宋体" w:hint="eastAsia"/>
          <w:sz w:val="24"/>
          <w:highlight w:val="yellow"/>
        </w:rPr>
        <w:t>微操作</w:t>
      </w:r>
      <w:proofErr w:type="gramEnd"/>
      <w:r w:rsidRPr="00660D93">
        <w:rPr>
          <w:rFonts w:ascii="宋体" w:hint="eastAsia"/>
          <w:sz w:val="24"/>
          <w:highlight w:val="yellow"/>
        </w:rPr>
        <w:t>命令的</w:t>
      </w:r>
      <w:proofErr w:type="gramStart"/>
      <w:r w:rsidRPr="00660D93">
        <w:rPr>
          <w:rFonts w:ascii="宋体" w:hint="eastAsia"/>
          <w:sz w:val="24"/>
          <w:highlight w:val="yellow"/>
        </w:rPr>
        <w:t>最</w:t>
      </w:r>
      <w:proofErr w:type="gramEnd"/>
      <w:r w:rsidRPr="00660D93">
        <w:rPr>
          <w:rFonts w:ascii="宋体" w:hint="eastAsia"/>
          <w:sz w:val="24"/>
          <w:highlight w:val="yellow"/>
        </w:rPr>
        <w:t>简表达式</w:t>
      </w:r>
    </w:p>
    <w:p w14:paraId="6717E794" w14:textId="2FE0F10E" w:rsidR="00394496" w:rsidRPr="00660D93" w:rsidRDefault="00394496" w:rsidP="003F30CC">
      <w:pPr>
        <w:pStyle w:val="ac"/>
        <w:numPr>
          <w:ilvl w:val="0"/>
          <w:numId w:val="13"/>
        </w:numPr>
        <w:tabs>
          <w:tab w:val="left" w:pos="1320"/>
        </w:tabs>
        <w:spacing w:line="360" w:lineRule="auto"/>
        <w:ind w:firstLineChars="0"/>
        <w:rPr>
          <w:rFonts w:ascii="宋体"/>
          <w:sz w:val="24"/>
          <w:highlight w:val="yellow"/>
        </w:rPr>
      </w:pPr>
      <w:r w:rsidRPr="00660D93">
        <w:rPr>
          <w:rFonts w:ascii="宋体" w:hint="eastAsia"/>
          <w:sz w:val="24"/>
          <w:highlight w:val="yellow"/>
        </w:rPr>
        <w:t>画出</w:t>
      </w:r>
      <w:proofErr w:type="gramStart"/>
      <w:r w:rsidRPr="00660D93">
        <w:rPr>
          <w:rFonts w:ascii="宋体" w:hint="eastAsia"/>
          <w:sz w:val="24"/>
          <w:highlight w:val="yellow"/>
        </w:rPr>
        <w:t>微操作</w:t>
      </w:r>
      <w:proofErr w:type="gramEnd"/>
      <w:r w:rsidRPr="00660D93">
        <w:rPr>
          <w:rFonts w:ascii="宋体" w:hint="eastAsia"/>
          <w:sz w:val="24"/>
          <w:highlight w:val="yellow"/>
        </w:rPr>
        <w:t>命令的逻辑图</w:t>
      </w:r>
    </w:p>
    <w:p w14:paraId="35ECAFCE" w14:textId="44DE0418" w:rsidR="006419A6" w:rsidRPr="00660D93" w:rsidRDefault="006419A6" w:rsidP="006419A6">
      <w:pPr>
        <w:pStyle w:val="ac"/>
        <w:tabs>
          <w:tab w:val="left" w:pos="1320"/>
        </w:tabs>
        <w:spacing w:line="360" w:lineRule="auto"/>
        <w:ind w:left="240" w:firstLineChars="100" w:firstLine="240"/>
        <w:rPr>
          <w:rFonts w:ascii="宋体"/>
          <w:sz w:val="24"/>
          <w:highlight w:val="yellow"/>
        </w:rPr>
      </w:pPr>
      <w:r w:rsidRPr="00660D93">
        <w:rPr>
          <w:rFonts w:ascii="宋体" w:hint="eastAsia"/>
          <w:sz w:val="24"/>
          <w:highlight w:val="yellow"/>
        </w:rPr>
        <w:t>4.组合逻辑设计单元的组成</w:t>
      </w:r>
    </w:p>
    <w:p w14:paraId="7249CF52" w14:textId="0D041240" w:rsidR="00FD5BAB" w:rsidRPr="00660D93" w:rsidRDefault="00AB6972" w:rsidP="003F30CC">
      <w:pPr>
        <w:pStyle w:val="ac"/>
        <w:numPr>
          <w:ilvl w:val="2"/>
          <w:numId w:val="2"/>
        </w:numPr>
        <w:spacing w:line="360" w:lineRule="auto"/>
        <w:ind w:firstLineChars="0"/>
        <w:rPr>
          <w:rFonts w:ascii="宋体"/>
          <w:sz w:val="24"/>
          <w:highlight w:val="yellow"/>
        </w:rPr>
      </w:pPr>
      <w:r w:rsidRPr="00660D93">
        <w:rPr>
          <w:rFonts w:ascii="宋体" w:hint="eastAsia"/>
          <w:sz w:val="24"/>
          <w:highlight w:val="yellow"/>
        </w:rPr>
        <w:t>微程序设计</w:t>
      </w:r>
    </w:p>
    <w:p w14:paraId="703CE069" w14:textId="53973260" w:rsidR="004F7D43" w:rsidRPr="00531353" w:rsidRDefault="004F7D43" w:rsidP="004F7D43">
      <w:pPr>
        <w:spacing w:line="360" w:lineRule="auto"/>
        <w:ind w:left="482"/>
        <w:rPr>
          <w:rFonts w:ascii="宋体"/>
          <w:sz w:val="24"/>
        </w:rPr>
      </w:pPr>
      <w:r w:rsidRPr="00531353">
        <w:rPr>
          <w:rFonts w:ascii="宋体" w:hint="eastAsia"/>
          <w:sz w:val="24"/>
        </w:rPr>
        <w:t>掌握：</w:t>
      </w:r>
    </w:p>
    <w:p w14:paraId="14A365B1" w14:textId="32E64B92" w:rsidR="00FD5BAB" w:rsidRDefault="006419A6" w:rsidP="006419A6">
      <w:pPr>
        <w:tabs>
          <w:tab w:val="left" w:pos="1320"/>
        </w:tabs>
        <w:spacing w:line="360" w:lineRule="auto"/>
        <w:ind w:left="482"/>
        <w:rPr>
          <w:rFonts w:ascii="宋体"/>
          <w:sz w:val="24"/>
        </w:rPr>
      </w:pPr>
      <w:r>
        <w:rPr>
          <w:rFonts w:ascii="宋体" w:hint="eastAsia"/>
          <w:sz w:val="24"/>
        </w:rPr>
        <w:lastRenderedPageBreak/>
        <w:t>1.</w:t>
      </w:r>
      <w:r w:rsidR="00AB6972" w:rsidRPr="006419A6">
        <w:rPr>
          <w:rFonts w:ascii="宋体" w:hint="eastAsia"/>
          <w:sz w:val="24"/>
        </w:rPr>
        <w:t>微程序设计思想</w:t>
      </w:r>
    </w:p>
    <w:p w14:paraId="47EDEA5E" w14:textId="754F7A3F" w:rsidR="006419A6" w:rsidRPr="00504854" w:rsidRDefault="006419A6" w:rsidP="006419A6">
      <w:pPr>
        <w:tabs>
          <w:tab w:val="left" w:pos="1320"/>
        </w:tabs>
        <w:spacing w:line="360" w:lineRule="auto"/>
        <w:ind w:left="482"/>
        <w:rPr>
          <w:rFonts w:ascii="宋体"/>
          <w:sz w:val="24"/>
          <w:highlight w:val="yellow"/>
          <w:u w:val="single"/>
          <w:rPrChange w:id="59" w:author="dabo zhang" w:date="2021-06-15T23:45:00Z">
            <w:rPr>
              <w:rFonts w:ascii="宋体"/>
              <w:sz w:val="24"/>
              <w:highlight w:val="yellow"/>
            </w:rPr>
          </w:rPrChange>
        </w:rPr>
      </w:pPr>
      <w:r w:rsidRPr="00504854">
        <w:rPr>
          <w:rFonts w:ascii="宋体" w:hint="eastAsia"/>
          <w:sz w:val="24"/>
          <w:highlight w:val="yellow"/>
          <w:u w:val="single"/>
          <w:rPrChange w:id="60" w:author="dabo zhang" w:date="2021-06-15T23:45:00Z">
            <w:rPr>
              <w:rFonts w:ascii="宋体" w:hint="eastAsia"/>
              <w:sz w:val="24"/>
              <w:highlight w:val="yellow"/>
            </w:rPr>
          </w:rPrChange>
        </w:rPr>
        <w:t>2.机器指令对应的微程序</w:t>
      </w:r>
    </w:p>
    <w:p w14:paraId="0511AC04" w14:textId="041831D1" w:rsidR="006419A6" w:rsidRPr="00504854" w:rsidRDefault="006419A6" w:rsidP="006419A6">
      <w:pPr>
        <w:tabs>
          <w:tab w:val="left" w:pos="1320"/>
        </w:tabs>
        <w:spacing w:line="360" w:lineRule="auto"/>
        <w:ind w:left="482"/>
        <w:rPr>
          <w:rFonts w:ascii="宋体"/>
          <w:sz w:val="24"/>
          <w:highlight w:val="yellow"/>
          <w:u w:val="single"/>
          <w:rPrChange w:id="61" w:author="dabo zhang" w:date="2021-06-15T23:45:00Z">
            <w:rPr>
              <w:rFonts w:ascii="宋体"/>
              <w:sz w:val="24"/>
              <w:highlight w:val="yellow"/>
            </w:rPr>
          </w:rPrChange>
        </w:rPr>
      </w:pPr>
      <w:r w:rsidRPr="00504854">
        <w:rPr>
          <w:rFonts w:ascii="宋体" w:hint="eastAsia"/>
          <w:sz w:val="24"/>
          <w:highlight w:val="yellow"/>
          <w:u w:val="single"/>
          <w:rPrChange w:id="62" w:author="dabo zhang" w:date="2021-06-15T23:45:00Z">
            <w:rPr>
              <w:rFonts w:ascii="宋体" w:hint="eastAsia"/>
              <w:sz w:val="24"/>
              <w:highlight w:val="yellow"/>
            </w:rPr>
          </w:rPrChange>
        </w:rPr>
        <w:t>3.微程序控制单元的基本组成</w:t>
      </w:r>
    </w:p>
    <w:p w14:paraId="2F3BC883" w14:textId="471BC45E" w:rsidR="006419A6" w:rsidRPr="00504854" w:rsidRDefault="006419A6" w:rsidP="006419A6">
      <w:pPr>
        <w:tabs>
          <w:tab w:val="left" w:pos="1320"/>
        </w:tabs>
        <w:spacing w:line="360" w:lineRule="auto"/>
        <w:ind w:left="482"/>
        <w:rPr>
          <w:rFonts w:ascii="宋体"/>
          <w:sz w:val="24"/>
          <w:highlight w:val="yellow"/>
          <w:u w:val="single"/>
          <w:rPrChange w:id="63" w:author="dabo zhang" w:date="2021-06-15T23:45:00Z">
            <w:rPr>
              <w:rFonts w:ascii="宋体"/>
              <w:sz w:val="24"/>
              <w:highlight w:val="yellow"/>
            </w:rPr>
          </w:rPrChange>
        </w:rPr>
      </w:pPr>
      <w:r w:rsidRPr="00504854">
        <w:rPr>
          <w:rFonts w:ascii="宋体" w:hint="eastAsia"/>
          <w:sz w:val="24"/>
          <w:highlight w:val="yellow"/>
          <w:u w:val="single"/>
          <w:rPrChange w:id="64" w:author="dabo zhang" w:date="2021-06-15T23:45:00Z">
            <w:rPr>
              <w:rFonts w:ascii="宋体" w:hint="eastAsia"/>
              <w:sz w:val="24"/>
              <w:highlight w:val="yellow"/>
            </w:rPr>
          </w:rPrChange>
        </w:rPr>
        <w:t>4.微指令的基本格式</w:t>
      </w:r>
    </w:p>
    <w:p w14:paraId="2271E862" w14:textId="6A747E3D" w:rsidR="00FD5BAB" w:rsidRPr="00504854" w:rsidRDefault="006419A6" w:rsidP="006419A6">
      <w:pPr>
        <w:tabs>
          <w:tab w:val="left" w:pos="1320"/>
        </w:tabs>
        <w:spacing w:line="360" w:lineRule="auto"/>
        <w:ind w:firstLineChars="200" w:firstLine="480"/>
        <w:rPr>
          <w:rFonts w:ascii="宋体"/>
          <w:sz w:val="24"/>
          <w:highlight w:val="yellow"/>
          <w:u w:val="single"/>
          <w:rPrChange w:id="65" w:author="dabo zhang" w:date="2021-06-15T23:45:00Z">
            <w:rPr>
              <w:rFonts w:ascii="宋体"/>
              <w:sz w:val="24"/>
              <w:highlight w:val="yellow"/>
            </w:rPr>
          </w:rPrChange>
        </w:rPr>
      </w:pPr>
      <w:r w:rsidRPr="00504854">
        <w:rPr>
          <w:rFonts w:ascii="宋体" w:hint="eastAsia"/>
          <w:sz w:val="24"/>
          <w:highlight w:val="yellow"/>
          <w:u w:val="single"/>
          <w:rPrChange w:id="66" w:author="dabo zhang" w:date="2021-06-15T23:45:00Z">
            <w:rPr>
              <w:rFonts w:ascii="宋体" w:hint="eastAsia"/>
              <w:sz w:val="24"/>
              <w:highlight w:val="yellow"/>
            </w:rPr>
          </w:rPrChange>
        </w:rPr>
        <w:t>5.</w:t>
      </w:r>
      <w:r w:rsidR="00AB6972" w:rsidRPr="00504854">
        <w:rPr>
          <w:rFonts w:ascii="宋体" w:hint="eastAsia"/>
          <w:sz w:val="24"/>
          <w:highlight w:val="yellow"/>
          <w:u w:val="single"/>
          <w:rPrChange w:id="67" w:author="dabo zhang" w:date="2021-06-15T23:45:00Z">
            <w:rPr>
              <w:rFonts w:ascii="宋体" w:hint="eastAsia"/>
              <w:sz w:val="24"/>
              <w:highlight w:val="yellow"/>
            </w:rPr>
          </w:rPrChange>
        </w:rPr>
        <w:t>微指令的编码方式</w:t>
      </w:r>
    </w:p>
    <w:p w14:paraId="121BE38C" w14:textId="0E8DC63D" w:rsidR="004F7D43" w:rsidRPr="00504854" w:rsidRDefault="004F7D43" w:rsidP="003F30CC">
      <w:pPr>
        <w:pStyle w:val="ac"/>
        <w:numPr>
          <w:ilvl w:val="0"/>
          <w:numId w:val="28"/>
        </w:numPr>
        <w:tabs>
          <w:tab w:val="left" w:pos="1320"/>
        </w:tabs>
        <w:spacing w:line="360" w:lineRule="auto"/>
        <w:ind w:firstLineChars="0"/>
        <w:rPr>
          <w:rFonts w:ascii="宋体"/>
          <w:sz w:val="24"/>
          <w:highlight w:val="yellow"/>
          <w:u w:val="single"/>
          <w:rPrChange w:id="68" w:author="dabo zhang" w:date="2021-06-15T23:45:00Z">
            <w:rPr>
              <w:rFonts w:ascii="宋体"/>
              <w:sz w:val="24"/>
              <w:highlight w:val="yellow"/>
            </w:rPr>
          </w:rPrChange>
        </w:rPr>
      </w:pPr>
      <w:r w:rsidRPr="00504854">
        <w:rPr>
          <w:rFonts w:ascii="宋体" w:hint="eastAsia"/>
          <w:sz w:val="24"/>
          <w:highlight w:val="yellow"/>
          <w:u w:val="single"/>
          <w:rPrChange w:id="69" w:author="dabo zhang" w:date="2021-06-15T23:45:00Z">
            <w:rPr>
              <w:rFonts w:ascii="宋体" w:hint="eastAsia"/>
              <w:sz w:val="24"/>
              <w:highlight w:val="yellow"/>
            </w:rPr>
          </w:rPrChange>
        </w:rPr>
        <w:t>直接编码（直接控制）方式</w:t>
      </w:r>
    </w:p>
    <w:p w14:paraId="6FFACF86" w14:textId="67C34575" w:rsidR="004F7D43" w:rsidRPr="00504854" w:rsidRDefault="004F7D43" w:rsidP="003F30CC">
      <w:pPr>
        <w:pStyle w:val="ac"/>
        <w:numPr>
          <w:ilvl w:val="0"/>
          <w:numId w:val="28"/>
        </w:numPr>
        <w:tabs>
          <w:tab w:val="left" w:pos="1320"/>
        </w:tabs>
        <w:spacing w:line="360" w:lineRule="auto"/>
        <w:ind w:firstLineChars="0"/>
        <w:rPr>
          <w:rFonts w:ascii="宋体"/>
          <w:sz w:val="24"/>
          <w:highlight w:val="yellow"/>
          <w:u w:val="single"/>
          <w:rPrChange w:id="70" w:author="dabo zhang" w:date="2021-06-15T23:45:00Z">
            <w:rPr>
              <w:rFonts w:ascii="宋体"/>
              <w:sz w:val="24"/>
              <w:highlight w:val="yellow"/>
            </w:rPr>
          </w:rPrChange>
        </w:rPr>
      </w:pPr>
      <w:r w:rsidRPr="00504854">
        <w:rPr>
          <w:rFonts w:ascii="宋体" w:hint="eastAsia"/>
          <w:sz w:val="24"/>
          <w:highlight w:val="yellow"/>
          <w:u w:val="single"/>
          <w:rPrChange w:id="71" w:author="dabo zhang" w:date="2021-06-15T23:45:00Z">
            <w:rPr>
              <w:rFonts w:ascii="宋体" w:hint="eastAsia"/>
              <w:sz w:val="24"/>
              <w:highlight w:val="yellow"/>
            </w:rPr>
          </w:rPrChange>
        </w:rPr>
        <w:t>字段直接编码方式</w:t>
      </w:r>
    </w:p>
    <w:p w14:paraId="494C8E51" w14:textId="24F6B1A3" w:rsidR="004F7D43" w:rsidRPr="00531353" w:rsidRDefault="004F7D43" w:rsidP="003F30CC">
      <w:pPr>
        <w:pStyle w:val="ac"/>
        <w:numPr>
          <w:ilvl w:val="0"/>
          <w:numId w:val="28"/>
        </w:numPr>
        <w:tabs>
          <w:tab w:val="left" w:pos="1320"/>
        </w:tabs>
        <w:spacing w:line="360" w:lineRule="auto"/>
        <w:ind w:firstLineChars="0"/>
        <w:rPr>
          <w:rFonts w:ascii="宋体"/>
          <w:sz w:val="24"/>
        </w:rPr>
      </w:pPr>
      <w:r w:rsidRPr="00531353">
        <w:rPr>
          <w:rFonts w:ascii="宋体" w:hint="eastAsia"/>
          <w:sz w:val="24"/>
        </w:rPr>
        <w:t>字段间接编码方式</w:t>
      </w:r>
    </w:p>
    <w:p w14:paraId="455F96E8" w14:textId="69217658" w:rsidR="00FD5BAB" w:rsidRPr="00504854" w:rsidRDefault="006419A6" w:rsidP="006419A6">
      <w:pPr>
        <w:tabs>
          <w:tab w:val="left" w:pos="1320"/>
        </w:tabs>
        <w:spacing w:line="360" w:lineRule="auto"/>
        <w:ind w:firstLineChars="200" w:firstLine="480"/>
        <w:rPr>
          <w:rFonts w:ascii="宋体"/>
          <w:sz w:val="24"/>
          <w:highlight w:val="yellow"/>
          <w:u w:val="single"/>
          <w:rPrChange w:id="72" w:author="dabo zhang" w:date="2021-06-15T23:45:00Z">
            <w:rPr>
              <w:rFonts w:ascii="宋体"/>
              <w:sz w:val="24"/>
              <w:highlight w:val="yellow"/>
            </w:rPr>
          </w:rPrChange>
        </w:rPr>
      </w:pPr>
      <w:r w:rsidRPr="00504854">
        <w:rPr>
          <w:rFonts w:ascii="宋体" w:hint="eastAsia"/>
          <w:sz w:val="24"/>
          <w:u w:val="single"/>
          <w:rPrChange w:id="73" w:author="dabo zhang" w:date="2021-06-15T23:45:00Z">
            <w:rPr>
              <w:rFonts w:ascii="宋体" w:hint="eastAsia"/>
              <w:sz w:val="24"/>
            </w:rPr>
          </w:rPrChange>
        </w:rPr>
        <w:t>6</w:t>
      </w:r>
      <w:r w:rsidRPr="00504854">
        <w:rPr>
          <w:rFonts w:ascii="宋体" w:hint="eastAsia"/>
          <w:sz w:val="24"/>
          <w:highlight w:val="yellow"/>
          <w:u w:val="single"/>
          <w:rPrChange w:id="74" w:author="dabo zhang" w:date="2021-06-15T23:45:00Z">
            <w:rPr>
              <w:rFonts w:ascii="宋体" w:hint="eastAsia"/>
              <w:sz w:val="24"/>
              <w:highlight w:val="yellow"/>
            </w:rPr>
          </w:rPrChange>
        </w:rPr>
        <w:t>.</w:t>
      </w:r>
      <w:r w:rsidR="00AB6972" w:rsidRPr="00504854">
        <w:rPr>
          <w:rFonts w:ascii="宋体" w:hint="eastAsia"/>
          <w:sz w:val="24"/>
          <w:highlight w:val="yellow"/>
          <w:u w:val="single"/>
          <w:rPrChange w:id="75" w:author="dabo zhang" w:date="2021-06-15T23:45:00Z">
            <w:rPr>
              <w:rFonts w:ascii="宋体" w:hint="eastAsia"/>
              <w:sz w:val="24"/>
              <w:highlight w:val="yellow"/>
            </w:rPr>
          </w:rPrChange>
        </w:rPr>
        <w:t>微指令</w:t>
      </w:r>
      <w:r w:rsidR="004F7D43" w:rsidRPr="00504854">
        <w:rPr>
          <w:rFonts w:ascii="宋体" w:hint="eastAsia"/>
          <w:sz w:val="24"/>
          <w:highlight w:val="yellow"/>
          <w:u w:val="single"/>
          <w:rPrChange w:id="76" w:author="dabo zhang" w:date="2021-06-15T23:45:00Z">
            <w:rPr>
              <w:rFonts w:ascii="宋体" w:hint="eastAsia"/>
              <w:sz w:val="24"/>
              <w:highlight w:val="yellow"/>
            </w:rPr>
          </w:rPrChange>
        </w:rPr>
        <w:t>序列地址的形成</w:t>
      </w:r>
    </w:p>
    <w:p w14:paraId="0CA504FC" w14:textId="4CA0D110" w:rsidR="004F7D43" w:rsidRPr="00504854" w:rsidRDefault="004F7D43" w:rsidP="004F7D43">
      <w:pPr>
        <w:tabs>
          <w:tab w:val="left" w:pos="1320"/>
        </w:tabs>
        <w:spacing w:line="360" w:lineRule="auto"/>
        <w:ind w:firstLineChars="200" w:firstLine="480"/>
        <w:rPr>
          <w:rFonts w:ascii="宋体"/>
          <w:sz w:val="24"/>
          <w:highlight w:val="yellow"/>
          <w:u w:val="single"/>
          <w:rPrChange w:id="77" w:author="dabo zhang" w:date="2021-06-15T23:45:00Z">
            <w:rPr>
              <w:rFonts w:ascii="宋体"/>
              <w:sz w:val="24"/>
              <w:highlight w:val="yellow"/>
            </w:rPr>
          </w:rPrChange>
        </w:rPr>
      </w:pPr>
      <w:r w:rsidRPr="00504854">
        <w:rPr>
          <w:rFonts w:ascii="宋体" w:hint="eastAsia"/>
          <w:sz w:val="24"/>
          <w:highlight w:val="yellow"/>
          <w:u w:val="single"/>
          <w:rPrChange w:id="78" w:author="dabo zhang" w:date="2021-06-15T23:45:00Z">
            <w:rPr>
              <w:rFonts w:ascii="宋体" w:hint="eastAsia"/>
              <w:sz w:val="24"/>
              <w:highlight w:val="yellow"/>
            </w:rPr>
          </w:rPrChange>
        </w:rPr>
        <w:t>(1)</w:t>
      </w:r>
      <w:r w:rsidRPr="00504854">
        <w:rPr>
          <w:rFonts w:ascii="宋体"/>
          <w:sz w:val="24"/>
          <w:highlight w:val="yellow"/>
          <w:u w:val="single"/>
          <w:rPrChange w:id="79" w:author="dabo zhang" w:date="2021-06-15T23:45:00Z">
            <w:rPr>
              <w:rFonts w:ascii="宋体"/>
              <w:sz w:val="24"/>
              <w:highlight w:val="yellow"/>
            </w:rPr>
          </w:rPrChange>
        </w:rPr>
        <w:t xml:space="preserve"> </w:t>
      </w:r>
      <w:r w:rsidRPr="00504854">
        <w:rPr>
          <w:rFonts w:ascii="宋体" w:hint="eastAsia"/>
          <w:sz w:val="24"/>
          <w:highlight w:val="yellow"/>
          <w:u w:val="single"/>
          <w:rPrChange w:id="80" w:author="dabo zhang" w:date="2021-06-15T23:45:00Z">
            <w:rPr>
              <w:rFonts w:ascii="宋体" w:hint="eastAsia"/>
              <w:sz w:val="24"/>
              <w:highlight w:val="yellow"/>
            </w:rPr>
          </w:rPrChange>
        </w:rPr>
        <w:t>直接由微指令的下地址字段给出(又称断定方式)。</w:t>
      </w:r>
    </w:p>
    <w:p w14:paraId="31BCF909" w14:textId="77777777" w:rsidR="004F7D43" w:rsidRPr="00504854" w:rsidRDefault="004F7D43" w:rsidP="004F7D43">
      <w:pPr>
        <w:tabs>
          <w:tab w:val="left" w:pos="1320"/>
        </w:tabs>
        <w:spacing w:line="360" w:lineRule="auto"/>
        <w:ind w:firstLineChars="200" w:firstLine="480"/>
        <w:rPr>
          <w:rFonts w:ascii="宋体"/>
          <w:sz w:val="24"/>
          <w:highlight w:val="yellow"/>
          <w:u w:val="single"/>
          <w:rPrChange w:id="81" w:author="dabo zhang" w:date="2021-06-15T23:45:00Z">
            <w:rPr>
              <w:rFonts w:ascii="宋体"/>
              <w:sz w:val="24"/>
              <w:highlight w:val="yellow"/>
            </w:rPr>
          </w:rPrChange>
        </w:rPr>
      </w:pPr>
      <w:r w:rsidRPr="00504854">
        <w:rPr>
          <w:rFonts w:ascii="宋体" w:hint="eastAsia"/>
          <w:sz w:val="24"/>
          <w:highlight w:val="yellow"/>
          <w:u w:val="single"/>
          <w:rPrChange w:id="82" w:author="dabo zhang" w:date="2021-06-15T23:45:00Z">
            <w:rPr>
              <w:rFonts w:ascii="宋体" w:hint="eastAsia"/>
              <w:sz w:val="24"/>
              <w:highlight w:val="yellow"/>
            </w:rPr>
          </w:rPrChange>
        </w:rPr>
        <w:t>(2) 根据机器指令的操作码形成。</w:t>
      </w:r>
    </w:p>
    <w:p w14:paraId="39AA9EAB" w14:textId="08699F86" w:rsidR="004F7D43" w:rsidRPr="00504854" w:rsidRDefault="004F7D43" w:rsidP="004F7D43">
      <w:pPr>
        <w:tabs>
          <w:tab w:val="left" w:pos="1320"/>
        </w:tabs>
        <w:spacing w:line="360" w:lineRule="auto"/>
        <w:ind w:firstLineChars="200" w:firstLine="480"/>
        <w:rPr>
          <w:rFonts w:ascii="宋体"/>
          <w:sz w:val="24"/>
          <w:highlight w:val="yellow"/>
          <w:u w:val="single"/>
          <w:rPrChange w:id="83" w:author="dabo zhang" w:date="2021-06-15T23:45:00Z">
            <w:rPr>
              <w:rFonts w:ascii="宋体"/>
              <w:sz w:val="24"/>
              <w:highlight w:val="yellow"/>
            </w:rPr>
          </w:rPrChange>
        </w:rPr>
      </w:pPr>
      <w:r w:rsidRPr="00504854">
        <w:rPr>
          <w:rFonts w:ascii="宋体" w:hint="eastAsia"/>
          <w:sz w:val="24"/>
          <w:highlight w:val="yellow"/>
          <w:u w:val="single"/>
          <w:rPrChange w:id="84" w:author="dabo zhang" w:date="2021-06-15T23:45:00Z">
            <w:rPr>
              <w:rFonts w:ascii="宋体" w:hint="eastAsia"/>
              <w:sz w:val="24"/>
              <w:highlight w:val="yellow"/>
            </w:rPr>
          </w:rPrChange>
        </w:rPr>
        <w:t>(3) 增量计数器法，即(CMAR)+1 →CMAR</w:t>
      </w:r>
    </w:p>
    <w:p w14:paraId="6195DC23" w14:textId="77777777" w:rsidR="004F7D43" w:rsidRPr="00504854" w:rsidRDefault="004F7D43" w:rsidP="004F7D43">
      <w:pPr>
        <w:tabs>
          <w:tab w:val="left" w:pos="1320"/>
        </w:tabs>
        <w:spacing w:line="360" w:lineRule="auto"/>
        <w:ind w:firstLineChars="200" w:firstLine="480"/>
        <w:rPr>
          <w:rFonts w:ascii="宋体"/>
          <w:sz w:val="24"/>
          <w:highlight w:val="yellow"/>
          <w:u w:val="single"/>
          <w:rPrChange w:id="85" w:author="dabo zhang" w:date="2021-06-15T23:45:00Z">
            <w:rPr>
              <w:rFonts w:ascii="宋体"/>
              <w:sz w:val="24"/>
              <w:highlight w:val="yellow"/>
            </w:rPr>
          </w:rPrChange>
        </w:rPr>
      </w:pPr>
      <w:r w:rsidRPr="00504854">
        <w:rPr>
          <w:rFonts w:ascii="宋体" w:hint="eastAsia"/>
          <w:sz w:val="24"/>
          <w:highlight w:val="yellow"/>
          <w:u w:val="single"/>
          <w:rPrChange w:id="86" w:author="dabo zhang" w:date="2021-06-15T23:45:00Z">
            <w:rPr>
              <w:rFonts w:ascii="宋体" w:hint="eastAsia"/>
              <w:sz w:val="24"/>
              <w:highlight w:val="yellow"/>
            </w:rPr>
          </w:rPrChange>
        </w:rPr>
        <w:t>(4) 根据各种标志决定微指令分支转移的地址。</w:t>
      </w:r>
    </w:p>
    <w:p w14:paraId="4D2B18A2" w14:textId="77777777" w:rsidR="004F7D43" w:rsidRPr="00504854" w:rsidRDefault="004F7D43" w:rsidP="004F7D43">
      <w:pPr>
        <w:tabs>
          <w:tab w:val="left" w:pos="1320"/>
        </w:tabs>
        <w:spacing w:line="360" w:lineRule="auto"/>
        <w:ind w:firstLineChars="200" w:firstLine="480"/>
        <w:rPr>
          <w:rFonts w:ascii="宋体"/>
          <w:sz w:val="24"/>
          <w:highlight w:val="yellow"/>
          <w:u w:val="single"/>
          <w:rPrChange w:id="87" w:author="dabo zhang" w:date="2021-06-15T23:45:00Z">
            <w:rPr>
              <w:rFonts w:ascii="宋体"/>
              <w:sz w:val="24"/>
              <w:highlight w:val="yellow"/>
            </w:rPr>
          </w:rPrChange>
        </w:rPr>
      </w:pPr>
      <w:r w:rsidRPr="00504854">
        <w:rPr>
          <w:rFonts w:ascii="宋体" w:hint="eastAsia"/>
          <w:sz w:val="24"/>
          <w:highlight w:val="yellow"/>
          <w:u w:val="single"/>
          <w:rPrChange w:id="88" w:author="dabo zhang" w:date="2021-06-15T23:45:00Z">
            <w:rPr>
              <w:rFonts w:ascii="宋体" w:hint="eastAsia"/>
              <w:sz w:val="24"/>
              <w:highlight w:val="yellow"/>
            </w:rPr>
          </w:rPrChange>
        </w:rPr>
        <w:t>(5) 通过测试网络形成。</w:t>
      </w:r>
    </w:p>
    <w:p w14:paraId="43C60FBF" w14:textId="57197F64" w:rsidR="004F7D43" w:rsidRPr="00504854" w:rsidRDefault="004F7D43" w:rsidP="004F7D43">
      <w:pPr>
        <w:tabs>
          <w:tab w:val="left" w:pos="1320"/>
        </w:tabs>
        <w:spacing w:line="360" w:lineRule="auto"/>
        <w:ind w:firstLineChars="200" w:firstLine="480"/>
        <w:rPr>
          <w:rFonts w:ascii="宋体"/>
          <w:sz w:val="24"/>
          <w:u w:val="single"/>
          <w:rPrChange w:id="89" w:author="dabo zhang" w:date="2021-06-15T23:45:00Z">
            <w:rPr>
              <w:rFonts w:ascii="宋体"/>
              <w:sz w:val="24"/>
            </w:rPr>
          </w:rPrChange>
        </w:rPr>
      </w:pPr>
      <w:r w:rsidRPr="00504854">
        <w:rPr>
          <w:rFonts w:ascii="宋体" w:hint="eastAsia"/>
          <w:sz w:val="24"/>
          <w:highlight w:val="yellow"/>
          <w:u w:val="single"/>
          <w:rPrChange w:id="90" w:author="dabo zhang" w:date="2021-06-15T23:45:00Z">
            <w:rPr>
              <w:rFonts w:ascii="宋体" w:hint="eastAsia"/>
              <w:sz w:val="24"/>
              <w:highlight w:val="yellow"/>
            </w:rPr>
          </w:rPrChange>
        </w:rPr>
        <w:t>(6) 由硬件直接产生微程序入口地址。</w:t>
      </w:r>
    </w:p>
    <w:p w14:paraId="08390383" w14:textId="0DFA388A" w:rsidR="004F7D43" w:rsidRPr="00504854" w:rsidRDefault="004F7D43" w:rsidP="004F7D43">
      <w:pPr>
        <w:tabs>
          <w:tab w:val="left" w:pos="1320"/>
        </w:tabs>
        <w:spacing w:line="360" w:lineRule="auto"/>
        <w:ind w:firstLineChars="200" w:firstLine="480"/>
        <w:rPr>
          <w:rFonts w:ascii="宋体"/>
          <w:sz w:val="24"/>
          <w:highlight w:val="yellow"/>
          <w:u w:val="single"/>
          <w:rPrChange w:id="91" w:author="dabo zhang" w:date="2021-06-15T23:45:00Z">
            <w:rPr>
              <w:rFonts w:ascii="宋体"/>
              <w:sz w:val="24"/>
              <w:highlight w:val="yellow"/>
            </w:rPr>
          </w:rPrChange>
        </w:rPr>
      </w:pPr>
      <w:r w:rsidRPr="00504854">
        <w:rPr>
          <w:rFonts w:ascii="宋体" w:hint="eastAsia"/>
          <w:sz w:val="24"/>
          <w:u w:val="single"/>
          <w:rPrChange w:id="92" w:author="dabo zhang" w:date="2021-06-15T23:45:00Z">
            <w:rPr>
              <w:rFonts w:ascii="宋体" w:hint="eastAsia"/>
              <w:sz w:val="24"/>
            </w:rPr>
          </w:rPrChange>
        </w:rPr>
        <w:t>7.</w:t>
      </w:r>
      <w:r w:rsidRPr="00504854">
        <w:rPr>
          <w:rFonts w:ascii="宋体" w:hint="eastAsia"/>
          <w:sz w:val="24"/>
          <w:highlight w:val="yellow"/>
          <w:u w:val="single"/>
          <w:rPrChange w:id="93" w:author="dabo zhang" w:date="2021-06-15T23:45:00Z">
            <w:rPr>
              <w:rFonts w:ascii="宋体" w:hint="eastAsia"/>
              <w:sz w:val="24"/>
              <w:highlight w:val="yellow"/>
            </w:rPr>
          </w:rPrChange>
        </w:rPr>
        <w:t>微指令格式</w:t>
      </w:r>
    </w:p>
    <w:p w14:paraId="3B39DEA7" w14:textId="77777777" w:rsidR="004F7D43" w:rsidRPr="00504854" w:rsidRDefault="004F7D43" w:rsidP="003F30CC">
      <w:pPr>
        <w:pStyle w:val="ac"/>
        <w:numPr>
          <w:ilvl w:val="0"/>
          <w:numId w:val="14"/>
        </w:numPr>
        <w:tabs>
          <w:tab w:val="left" w:pos="1320"/>
        </w:tabs>
        <w:spacing w:line="360" w:lineRule="auto"/>
        <w:ind w:firstLineChars="0"/>
        <w:rPr>
          <w:rFonts w:ascii="宋体"/>
          <w:sz w:val="24"/>
          <w:highlight w:val="yellow"/>
          <w:u w:val="single"/>
          <w:rPrChange w:id="94" w:author="dabo zhang" w:date="2021-06-15T23:45:00Z">
            <w:rPr>
              <w:rFonts w:ascii="宋体"/>
              <w:sz w:val="24"/>
              <w:highlight w:val="yellow"/>
            </w:rPr>
          </w:rPrChange>
        </w:rPr>
      </w:pPr>
      <w:r w:rsidRPr="00504854">
        <w:rPr>
          <w:rFonts w:ascii="宋体" w:hint="eastAsia"/>
          <w:sz w:val="24"/>
          <w:highlight w:val="yellow"/>
          <w:u w:val="single"/>
          <w:rPrChange w:id="95" w:author="dabo zhang" w:date="2021-06-15T23:45:00Z">
            <w:rPr>
              <w:rFonts w:ascii="宋体" w:hint="eastAsia"/>
              <w:sz w:val="24"/>
              <w:highlight w:val="yellow"/>
            </w:rPr>
          </w:rPrChange>
        </w:rPr>
        <w:t>水平型微指令的特点和编码方式</w:t>
      </w:r>
    </w:p>
    <w:p w14:paraId="5357BD6E" w14:textId="4D2A2177" w:rsidR="004F7D43" w:rsidRPr="004151B0" w:rsidRDefault="004F7D43" w:rsidP="003F30CC">
      <w:pPr>
        <w:pStyle w:val="ac"/>
        <w:numPr>
          <w:ilvl w:val="0"/>
          <w:numId w:val="14"/>
        </w:numPr>
        <w:tabs>
          <w:tab w:val="left" w:pos="1320"/>
        </w:tabs>
        <w:spacing w:line="360" w:lineRule="auto"/>
        <w:ind w:firstLineChars="0"/>
        <w:rPr>
          <w:rFonts w:ascii="宋体"/>
          <w:sz w:val="24"/>
        </w:rPr>
      </w:pPr>
      <w:r w:rsidRPr="004151B0">
        <w:rPr>
          <w:rFonts w:ascii="宋体" w:hint="eastAsia"/>
          <w:sz w:val="24"/>
        </w:rPr>
        <w:t>垂直型微指令的特点和编码方式</w:t>
      </w:r>
    </w:p>
    <w:p w14:paraId="0169C4E0" w14:textId="25561FBB" w:rsidR="006419A6" w:rsidRDefault="004F7D43" w:rsidP="006419A6">
      <w:pPr>
        <w:tabs>
          <w:tab w:val="left" w:pos="1320"/>
        </w:tabs>
        <w:spacing w:line="360" w:lineRule="auto"/>
        <w:ind w:firstLineChars="200" w:firstLine="480"/>
        <w:rPr>
          <w:rFonts w:ascii="宋体"/>
          <w:sz w:val="24"/>
        </w:rPr>
      </w:pPr>
      <w:r>
        <w:rPr>
          <w:rFonts w:ascii="宋体" w:hint="eastAsia"/>
          <w:sz w:val="24"/>
        </w:rPr>
        <w:t>8</w:t>
      </w:r>
      <w:r w:rsidR="006419A6">
        <w:rPr>
          <w:rFonts w:ascii="宋体" w:hint="eastAsia"/>
          <w:sz w:val="24"/>
        </w:rPr>
        <w:t>.微程序设计步骤</w:t>
      </w:r>
    </w:p>
    <w:p w14:paraId="0BBD74B5" w14:textId="2565C1DD" w:rsidR="00531353" w:rsidRPr="00504854" w:rsidRDefault="00531353" w:rsidP="00531353">
      <w:pPr>
        <w:tabs>
          <w:tab w:val="left" w:pos="1320"/>
        </w:tabs>
        <w:spacing w:line="360" w:lineRule="auto"/>
        <w:ind w:firstLineChars="200" w:firstLine="480"/>
        <w:rPr>
          <w:rFonts w:ascii="宋体"/>
          <w:sz w:val="24"/>
          <w:highlight w:val="yellow"/>
          <w:u w:val="single"/>
          <w:rPrChange w:id="96" w:author="dabo zhang" w:date="2021-06-15T23:45:00Z">
            <w:rPr>
              <w:rFonts w:ascii="宋体"/>
              <w:sz w:val="24"/>
              <w:highlight w:val="yellow"/>
            </w:rPr>
          </w:rPrChange>
        </w:rPr>
      </w:pPr>
      <w:r w:rsidRPr="00504854">
        <w:rPr>
          <w:rFonts w:ascii="宋体" w:hint="eastAsia"/>
          <w:sz w:val="24"/>
          <w:u w:val="single"/>
          <w:rPrChange w:id="97" w:author="dabo zhang" w:date="2021-06-15T23:45:00Z">
            <w:rPr>
              <w:rFonts w:ascii="宋体" w:hint="eastAsia"/>
              <w:sz w:val="24"/>
            </w:rPr>
          </w:rPrChange>
        </w:rPr>
        <w:t>(1)</w:t>
      </w:r>
      <w:r w:rsidR="009F123B" w:rsidRPr="00504854">
        <w:rPr>
          <w:rFonts w:ascii="宋体"/>
          <w:sz w:val="24"/>
          <w:u w:val="single"/>
          <w:rPrChange w:id="98" w:author="dabo zhang" w:date="2021-06-15T23:45:00Z">
            <w:rPr>
              <w:rFonts w:ascii="宋体"/>
              <w:sz w:val="24"/>
            </w:rPr>
          </w:rPrChange>
        </w:rPr>
        <w:t xml:space="preserve"> </w:t>
      </w:r>
      <w:r w:rsidRPr="00504854">
        <w:rPr>
          <w:rFonts w:ascii="宋体" w:hint="eastAsia"/>
          <w:sz w:val="24"/>
          <w:highlight w:val="yellow"/>
          <w:u w:val="single"/>
          <w:rPrChange w:id="99" w:author="dabo zhang" w:date="2021-06-15T23:45:00Z">
            <w:rPr>
              <w:rFonts w:ascii="宋体" w:hint="eastAsia"/>
              <w:sz w:val="24"/>
              <w:highlight w:val="yellow"/>
            </w:rPr>
          </w:rPrChange>
        </w:rPr>
        <w:t>写出对应机器指令的</w:t>
      </w:r>
      <w:proofErr w:type="gramStart"/>
      <w:r w:rsidRPr="00504854">
        <w:rPr>
          <w:rFonts w:ascii="宋体" w:hint="eastAsia"/>
          <w:sz w:val="24"/>
          <w:highlight w:val="yellow"/>
          <w:u w:val="single"/>
          <w:rPrChange w:id="100" w:author="dabo zhang" w:date="2021-06-15T23:45:00Z">
            <w:rPr>
              <w:rFonts w:ascii="宋体" w:hint="eastAsia"/>
              <w:sz w:val="24"/>
              <w:highlight w:val="yellow"/>
            </w:rPr>
          </w:rPrChange>
        </w:rPr>
        <w:t>微操作</w:t>
      </w:r>
      <w:proofErr w:type="gramEnd"/>
      <w:r w:rsidRPr="00504854">
        <w:rPr>
          <w:rFonts w:ascii="宋体" w:hint="eastAsia"/>
          <w:sz w:val="24"/>
          <w:highlight w:val="yellow"/>
          <w:u w:val="single"/>
          <w:rPrChange w:id="101" w:author="dabo zhang" w:date="2021-06-15T23:45:00Z">
            <w:rPr>
              <w:rFonts w:ascii="宋体" w:hint="eastAsia"/>
              <w:sz w:val="24"/>
              <w:highlight w:val="yellow"/>
            </w:rPr>
          </w:rPrChange>
        </w:rPr>
        <w:t>命令及节拍安排</w:t>
      </w:r>
    </w:p>
    <w:p w14:paraId="7E32F26E" w14:textId="77777777" w:rsidR="00531353" w:rsidRPr="00504854" w:rsidRDefault="00531353" w:rsidP="00531353">
      <w:pPr>
        <w:tabs>
          <w:tab w:val="left" w:pos="1320"/>
        </w:tabs>
        <w:spacing w:line="360" w:lineRule="auto"/>
        <w:ind w:firstLineChars="200" w:firstLine="480"/>
        <w:rPr>
          <w:rFonts w:ascii="宋体"/>
          <w:sz w:val="24"/>
          <w:highlight w:val="yellow"/>
          <w:u w:val="single"/>
          <w:rPrChange w:id="102" w:author="dabo zhang" w:date="2021-06-15T23:45:00Z">
            <w:rPr>
              <w:rFonts w:ascii="宋体"/>
              <w:sz w:val="24"/>
              <w:highlight w:val="yellow"/>
            </w:rPr>
          </w:rPrChange>
        </w:rPr>
      </w:pPr>
      <w:r w:rsidRPr="00504854">
        <w:rPr>
          <w:rFonts w:ascii="宋体" w:hint="eastAsia"/>
          <w:sz w:val="24"/>
          <w:highlight w:val="yellow"/>
          <w:u w:val="single"/>
          <w:rPrChange w:id="103" w:author="dabo zhang" w:date="2021-06-15T23:45:00Z">
            <w:rPr>
              <w:rFonts w:ascii="宋体" w:hint="eastAsia"/>
              <w:sz w:val="24"/>
              <w:highlight w:val="yellow"/>
            </w:rPr>
          </w:rPrChange>
        </w:rPr>
        <w:t>(2) 确定微指令格式</w:t>
      </w:r>
    </w:p>
    <w:p w14:paraId="740C1DF9" w14:textId="038B6C63" w:rsidR="00531353" w:rsidRPr="00504854" w:rsidRDefault="00531353" w:rsidP="00531353">
      <w:pPr>
        <w:spacing w:line="360" w:lineRule="auto"/>
        <w:ind w:firstLineChars="200" w:firstLine="480"/>
        <w:rPr>
          <w:rFonts w:ascii="宋体"/>
          <w:sz w:val="24"/>
          <w:u w:val="single"/>
          <w:rPrChange w:id="104" w:author="dabo zhang" w:date="2021-06-15T23:45:00Z">
            <w:rPr>
              <w:rFonts w:ascii="宋体"/>
              <w:sz w:val="24"/>
            </w:rPr>
          </w:rPrChange>
        </w:rPr>
      </w:pPr>
      <w:r w:rsidRPr="00504854">
        <w:rPr>
          <w:rFonts w:ascii="宋体" w:hint="eastAsia"/>
          <w:sz w:val="24"/>
          <w:highlight w:val="yellow"/>
          <w:u w:val="single"/>
          <w:rPrChange w:id="105" w:author="dabo zhang" w:date="2021-06-15T23:45:00Z">
            <w:rPr>
              <w:rFonts w:ascii="宋体" w:hint="eastAsia"/>
              <w:sz w:val="24"/>
              <w:highlight w:val="yellow"/>
            </w:rPr>
          </w:rPrChange>
        </w:rPr>
        <w:t>(3) 编写微指令码点</w:t>
      </w:r>
    </w:p>
    <w:sectPr w:rsidR="00531353" w:rsidRPr="00504854">
      <w:pgSz w:w="11906" w:h="16838"/>
      <w:pgMar w:top="851" w:right="454" w:bottom="454" w:left="45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20FC0" w14:textId="77777777" w:rsidR="00D32675" w:rsidRDefault="00D32675" w:rsidP="00D63504">
      <w:r>
        <w:separator/>
      </w:r>
    </w:p>
  </w:endnote>
  <w:endnote w:type="continuationSeparator" w:id="0">
    <w:p w14:paraId="6AB622FE" w14:textId="77777777" w:rsidR="00D32675" w:rsidRDefault="00D32675" w:rsidP="00D63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8F0CD" w14:textId="77777777" w:rsidR="00D32675" w:rsidRDefault="00D32675" w:rsidP="00D63504">
      <w:r>
        <w:separator/>
      </w:r>
    </w:p>
  </w:footnote>
  <w:footnote w:type="continuationSeparator" w:id="0">
    <w:p w14:paraId="471F6BE9" w14:textId="77777777" w:rsidR="00D32675" w:rsidRDefault="00D32675" w:rsidP="00D63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378B"/>
    <w:multiLevelType w:val="multilevel"/>
    <w:tmpl w:val="29E8F3F2"/>
    <w:lvl w:ilvl="0">
      <w:start w:val="10"/>
      <w:numFmt w:val="decimal"/>
      <w:lvlText w:val="%1"/>
      <w:lvlJc w:val="left"/>
      <w:pPr>
        <w:ind w:left="756" w:hanging="756"/>
      </w:pPr>
      <w:rPr>
        <w:rFonts w:hint="default"/>
      </w:rPr>
    </w:lvl>
    <w:lvl w:ilvl="1">
      <w:start w:val="2"/>
      <w:numFmt w:val="decimal"/>
      <w:lvlText w:val="%1.%2"/>
      <w:lvlJc w:val="left"/>
      <w:pPr>
        <w:ind w:left="997" w:hanging="756"/>
      </w:pPr>
      <w:rPr>
        <w:rFonts w:hint="default"/>
      </w:rPr>
    </w:lvl>
    <w:lvl w:ilvl="2">
      <w:start w:val="1"/>
      <w:numFmt w:val="decimal"/>
      <w:lvlText w:val="%1.%2.%3"/>
      <w:lvlJc w:val="left"/>
      <w:pPr>
        <w:ind w:left="1238" w:hanging="756"/>
      </w:pPr>
      <w:rPr>
        <w:rFonts w:hint="default"/>
      </w:rPr>
    </w:lvl>
    <w:lvl w:ilvl="3">
      <w:start w:val="1"/>
      <w:numFmt w:val="decimal"/>
      <w:lvlText w:val="%1.%2.%3.%4"/>
      <w:lvlJc w:val="left"/>
      <w:pPr>
        <w:ind w:left="1803" w:hanging="1080"/>
      </w:pPr>
      <w:rPr>
        <w:rFonts w:hint="default"/>
      </w:rPr>
    </w:lvl>
    <w:lvl w:ilvl="4">
      <w:start w:val="1"/>
      <w:numFmt w:val="decimal"/>
      <w:lvlText w:val="%1.%2.%3.%4.%5"/>
      <w:lvlJc w:val="left"/>
      <w:pPr>
        <w:ind w:left="2044" w:hanging="1080"/>
      </w:pPr>
      <w:rPr>
        <w:rFonts w:hint="default"/>
      </w:rPr>
    </w:lvl>
    <w:lvl w:ilvl="5">
      <w:start w:val="1"/>
      <w:numFmt w:val="decimal"/>
      <w:lvlText w:val="%1.%2.%3.%4.%5.%6"/>
      <w:lvlJc w:val="left"/>
      <w:pPr>
        <w:ind w:left="2645" w:hanging="1440"/>
      </w:pPr>
      <w:rPr>
        <w:rFonts w:hint="default"/>
      </w:rPr>
    </w:lvl>
    <w:lvl w:ilvl="6">
      <w:start w:val="1"/>
      <w:numFmt w:val="decimal"/>
      <w:lvlText w:val="%1.%2.%3.%4.%5.%6.%7"/>
      <w:lvlJc w:val="left"/>
      <w:pPr>
        <w:ind w:left="3246" w:hanging="1800"/>
      </w:pPr>
      <w:rPr>
        <w:rFonts w:hint="default"/>
      </w:rPr>
    </w:lvl>
    <w:lvl w:ilvl="7">
      <w:start w:val="1"/>
      <w:numFmt w:val="decimal"/>
      <w:lvlText w:val="%1.%2.%3.%4.%5.%6.%7.%8"/>
      <w:lvlJc w:val="left"/>
      <w:pPr>
        <w:ind w:left="3487" w:hanging="1800"/>
      </w:pPr>
      <w:rPr>
        <w:rFonts w:hint="default"/>
      </w:rPr>
    </w:lvl>
    <w:lvl w:ilvl="8">
      <w:start w:val="1"/>
      <w:numFmt w:val="decimal"/>
      <w:lvlText w:val="%1.%2.%3.%4.%5.%6.%7.%8.%9"/>
      <w:lvlJc w:val="left"/>
      <w:pPr>
        <w:ind w:left="4088" w:hanging="2160"/>
      </w:pPr>
      <w:rPr>
        <w:rFonts w:hint="default"/>
      </w:rPr>
    </w:lvl>
  </w:abstractNum>
  <w:abstractNum w:abstractNumId="1" w15:restartNumberingAfterBreak="0">
    <w:nsid w:val="0693712C"/>
    <w:multiLevelType w:val="multilevel"/>
    <w:tmpl w:val="E52A1DE8"/>
    <w:lvl w:ilvl="0">
      <w:start w:val="5"/>
      <w:numFmt w:val="decimal"/>
      <w:lvlText w:val="%1"/>
      <w:lvlJc w:val="left"/>
      <w:pPr>
        <w:ind w:left="600" w:hanging="600"/>
      </w:pPr>
      <w:rPr>
        <w:rFonts w:hint="default"/>
      </w:rPr>
    </w:lvl>
    <w:lvl w:ilvl="1">
      <w:start w:val="2"/>
      <w:numFmt w:val="decimal"/>
      <w:lvlText w:val="%1.%2"/>
      <w:lvlJc w:val="left"/>
      <w:pPr>
        <w:ind w:left="840" w:hanging="60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2" w15:restartNumberingAfterBreak="0">
    <w:nsid w:val="0C0B37C9"/>
    <w:multiLevelType w:val="hybridMultilevel"/>
    <w:tmpl w:val="914ED9EC"/>
    <w:lvl w:ilvl="0" w:tplc="0409000F">
      <w:start w:val="1"/>
      <w:numFmt w:val="decimal"/>
      <w:lvlText w:val="%1."/>
      <w:lvlJc w:val="left"/>
      <w:pPr>
        <w:ind w:left="899" w:hanging="420"/>
      </w:p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0C1C3EC4"/>
    <w:multiLevelType w:val="hybridMultilevel"/>
    <w:tmpl w:val="65DE62DE"/>
    <w:lvl w:ilvl="0" w:tplc="4BC08A58">
      <w:start w:val="1"/>
      <w:numFmt w:val="decimal"/>
      <w:lvlText w:val="(%1)"/>
      <w:lvlJc w:val="left"/>
      <w:pPr>
        <w:ind w:left="420" w:hanging="420"/>
      </w:pPr>
      <w:rPr>
        <w:rFonts w:hint="default"/>
      </w:rPr>
    </w:lvl>
    <w:lvl w:ilvl="1" w:tplc="4BC08A58">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CF2174"/>
    <w:multiLevelType w:val="hybridMultilevel"/>
    <w:tmpl w:val="34A02D10"/>
    <w:lvl w:ilvl="0" w:tplc="4BC08A58">
      <w:start w:val="1"/>
      <w:numFmt w:val="decimal"/>
      <w:lvlText w:val="(%1)"/>
      <w:lvlJc w:val="left"/>
      <w:pPr>
        <w:ind w:left="902" w:hanging="4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 w15:restartNumberingAfterBreak="0">
    <w:nsid w:val="13781F9A"/>
    <w:multiLevelType w:val="hybridMultilevel"/>
    <w:tmpl w:val="AB820F38"/>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4D85BC3"/>
    <w:multiLevelType w:val="hybridMultilevel"/>
    <w:tmpl w:val="33CA277E"/>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A08645C"/>
    <w:multiLevelType w:val="hybridMultilevel"/>
    <w:tmpl w:val="E884CC1E"/>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B0B1CE1"/>
    <w:multiLevelType w:val="hybridMultilevel"/>
    <w:tmpl w:val="38160286"/>
    <w:lvl w:ilvl="0" w:tplc="4BC08A58">
      <w:start w:val="1"/>
      <w:numFmt w:val="decimal"/>
      <w:lvlText w:val="(%1)"/>
      <w:lvlJc w:val="left"/>
      <w:pPr>
        <w:ind w:left="902" w:hanging="4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9" w15:restartNumberingAfterBreak="0">
    <w:nsid w:val="1F816285"/>
    <w:multiLevelType w:val="hybridMultilevel"/>
    <w:tmpl w:val="AE0EE1E8"/>
    <w:lvl w:ilvl="0" w:tplc="4BC08A58">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3A3660A"/>
    <w:multiLevelType w:val="hybridMultilevel"/>
    <w:tmpl w:val="2F84569C"/>
    <w:lvl w:ilvl="0" w:tplc="6EE0FAD4">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 w15:restartNumberingAfterBreak="0">
    <w:nsid w:val="26250DE4"/>
    <w:multiLevelType w:val="hybridMultilevel"/>
    <w:tmpl w:val="406E3A48"/>
    <w:lvl w:ilvl="0" w:tplc="0409000F">
      <w:start w:val="1"/>
      <w:numFmt w:val="decimal"/>
      <w:lvlText w:val="%1."/>
      <w:lvlJc w:val="left"/>
      <w:pPr>
        <w:ind w:left="899" w:hanging="420"/>
      </w:p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2" w15:restartNumberingAfterBreak="0">
    <w:nsid w:val="2959742F"/>
    <w:multiLevelType w:val="hybridMultilevel"/>
    <w:tmpl w:val="E59887AA"/>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CDA71C4"/>
    <w:multiLevelType w:val="hybridMultilevel"/>
    <w:tmpl w:val="9762247C"/>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90D5B01"/>
    <w:multiLevelType w:val="hybridMultilevel"/>
    <w:tmpl w:val="1580536A"/>
    <w:lvl w:ilvl="0" w:tplc="4BC08A58">
      <w:start w:val="1"/>
      <w:numFmt w:val="decimal"/>
      <w:lvlText w:val="(%1)"/>
      <w:lvlJc w:val="left"/>
      <w:pPr>
        <w:ind w:left="900" w:hanging="420"/>
      </w:pPr>
      <w:rPr>
        <w:rFonts w:hint="default"/>
        <w:color w:val="141414"/>
        <w:sz w:val="2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9FE0C21"/>
    <w:multiLevelType w:val="hybridMultilevel"/>
    <w:tmpl w:val="1254A1DE"/>
    <w:lvl w:ilvl="0" w:tplc="0409000F">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6" w15:restartNumberingAfterBreak="0">
    <w:nsid w:val="3B486998"/>
    <w:multiLevelType w:val="hybridMultilevel"/>
    <w:tmpl w:val="8708B384"/>
    <w:lvl w:ilvl="0" w:tplc="252201D8">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7" w15:restartNumberingAfterBreak="0">
    <w:nsid w:val="3BA60724"/>
    <w:multiLevelType w:val="hybridMultilevel"/>
    <w:tmpl w:val="640826C8"/>
    <w:lvl w:ilvl="0" w:tplc="4BC08A58">
      <w:start w:val="1"/>
      <w:numFmt w:val="decimal"/>
      <w:lvlText w:val="(%1)"/>
      <w:lvlJc w:val="left"/>
      <w:pPr>
        <w:ind w:left="900" w:hanging="420"/>
      </w:pPr>
      <w:rPr>
        <w:rFonts w:hint="default"/>
      </w:rPr>
    </w:lvl>
    <w:lvl w:ilvl="1" w:tplc="1A80F4EE">
      <w:start w:val="1"/>
      <w:numFmt w:val="decimal"/>
      <w:lvlText w:val="(%2)"/>
      <w:lvlJc w:val="left"/>
      <w:pPr>
        <w:ind w:left="1620" w:hanging="7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05F2D18"/>
    <w:multiLevelType w:val="hybridMultilevel"/>
    <w:tmpl w:val="45DA39A0"/>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452D1D8B"/>
    <w:multiLevelType w:val="hybridMultilevel"/>
    <w:tmpl w:val="2DFA38AC"/>
    <w:lvl w:ilvl="0" w:tplc="0409000F">
      <w:start w:val="1"/>
      <w:numFmt w:val="decimal"/>
      <w:lvlText w:val="%1."/>
      <w:lvlJc w:val="left"/>
      <w:pPr>
        <w:ind w:left="900" w:hanging="420"/>
      </w:pPr>
      <w:rPr>
        <w:rFonts w:hint="eastAsia"/>
      </w:rPr>
    </w:lvl>
    <w:lvl w:ilvl="1" w:tplc="1A80F4EE">
      <w:start w:val="1"/>
      <w:numFmt w:val="decimal"/>
      <w:lvlText w:val="(%2)"/>
      <w:lvlJc w:val="left"/>
      <w:pPr>
        <w:ind w:left="1620" w:hanging="720"/>
      </w:pPr>
      <w:rPr>
        <w:rFonts w:hint="default"/>
      </w:rPr>
    </w:lvl>
    <w:lvl w:ilvl="2" w:tplc="325AF6A6">
      <w:start w:val="1"/>
      <w:numFmt w:val="decimal"/>
      <w:lvlText w:val="%3."/>
      <w:lvlJc w:val="left"/>
      <w:pPr>
        <w:ind w:left="1680" w:hanging="360"/>
      </w:pPr>
      <w:rPr>
        <w:rFonts w:hint="default"/>
      </w:r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45B15EF0"/>
    <w:multiLevelType w:val="multilevel"/>
    <w:tmpl w:val="AA8C5660"/>
    <w:lvl w:ilvl="0">
      <w:start w:val="5"/>
      <w:numFmt w:val="decimal"/>
      <w:lvlText w:val="%1"/>
      <w:lvlJc w:val="left"/>
      <w:pPr>
        <w:ind w:left="396" w:hanging="396"/>
      </w:pPr>
      <w:rPr>
        <w:rFonts w:hint="default"/>
      </w:rPr>
    </w:lvl>
    <w:lvl w:ilvl="1">
      <w:start w:val="2"/>
      <w:numFmt w:val="decimal"/>
      <w:lvlText w:val="%1.%2"/>
      <w:lvlJc w:val="left"/>
      <w:pPr>
        <w:ind w:left="878" w:hanging="396"/>
      </w:pPr>
      <w:rPr>
        <w:rFonts w:hint="default"/>
      </w:rPr>
    </w:lvl>
    <w:lvl w:ilvl="2">
      <w:start w:val="1"/>
      <w:numFmt w:val="decimal"/>
      <w:lvlText w:val="%1.%2.%3"/>
      <w:lvlJc w:val="left"/>
      <w:pPr>
        <w:ind w:left="1684" w:hanging="720"/>
      </w:pPr>
      <w:rPr>
        <w:rFonts w:hint="default"/>
      </w:rPr>
    </w:lvl>
    <w:lvl w:ilvl="3">
      <w:start w:val="1"/>
      <w:numFmt w:val="decimal"/>
      <w:lvlText w:val="%1.%2.%3.%4"/>
      <w:lvlJc w:val="left"/>
      <w:pPr>
        <w:ind w:left="2526" w:hanging="1080"/>
      </w:pPr>
      <w:rPr>
        <w:rFonts w:hint="default"/>
      </w:rPr>
    </w:lvl>
    <w:lvl w:ilvl="4">
      <w:start w:val="1"/>
      <w:numFmt w:val="decimal"/>
      <w:lvlText w:val="%1.%2.%3.%4.%5"/>
      <w:lvlJc w:val="left"/>
      <w:pPr>
        <w:ind w:left="3008" w:hanging="1080"/>
      </w:pPr>
      <w:rPr>
        <w:rFonts w:hint="default"/>
      </w:rPr>
    </w:lvl>
    <w:lvl w:ilvl="5">
      <w:start w:val="1"/>
      <w:numFmt w:val="decimal"/>
      <w:lvlText w:val="%1.%2.%3.%4.%5.%6"/>
      <w:lvlJc w:val="left"/>
      <w:pPr>
        <w:ind w:left="3850" w:hanging="1440"/>
      </w:pPr>
      <w:rPr>
        <w:rFonts w:hint="default"/>
      </w:rPr>
    </w:lvl>
    <w:lvl w:ilvl="6">
      <w:start w:val="1"/>
      <w:numFmt w:val="decimal"/>
      <w:lvlText w:val="%1.%2.%3.%4.%5.%6.%7"/>
      <w:lvlJc w:val="left"/>
      <w:pPr>
        <w:ind w:left="4692" w:hanging="1800"/>
      </w:pPr>
      <w:rPr>
        <w:rFonts w:hint="default"/>
      </w:rPr>
    </w:lvl>
    <w:lvl w:ilvl="7">
      <w:start w:val="1"/>
      <w:numFmt w:val="decimal"/>
      <w:lvlText w:val="%1.%2.%3.%4.%5.%6.%7.%8"/>
      <w:lvlJc w:val="left"/>
      <w:pPr>
        <w:ind w:left="5174" w:hanging="1800"/>
      </w:pPr>
      <w:rPr>
        <w:rFonts w:hint="default"/>
      </w:rPr>
    </w:lvl>
    <w:lvl w:ilvl="8">
      <w:start w:val="1"/>
      <w:numFmt w:val="decimal"/>
      <w:lvlText w:val="%1.%2.%3.%4.%5.%6.%7.%8.%9"/>
      <w:lvlJc w:val="left"/>
      <w:pPr>
        <w:ind w:left="6016" w:hanging="2160"/>
      </w:pPr>
      <w:rPr>
        <w:rFonts w:hint="default"/>
      </w:rPr>
    </w:lvl>
  </w:abstractNum>
  <w:abstractNum w:abstractNumId="21" w15:restartNumberingAfterBreak="0">
    <w:nsid w:val="4615680F"/>
    <w:multiLevelType w:val="hybridMultilevel"/>
    <w:tmpl w:val="89E488A8"/>
    <w:lvl w:ilvl="0" w:tplc="F5DED19A">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2" w15:restartNumberingAfterBreak="0">
    <w:nsid w:val="46225158"/>
    <w:multiLevelType w:val="hybridMultilevel"/>
    <w:tmpl w:val="ADB6A872"/>
    <w:lvl w:ilvl="0" w:tplc="4BC08A58">
      <w:start w:val="1"/>
      <w:numFmt w:val="decimal"/>
      <w:lvlText w:val="(%1)"/>
      <w:lvlJc w:val="left"/>
      <w:pPr>
        <w:ind w:left="840" w:hanging="360"/>
      </w:pPr>
      <w:rPr>
        <w:rFonts w:hint="default"/>
        <w:color w:val="141414"/>
        <w:sz w:val="20"/>
      </w:rPr>
    </w:lvl>
    <w:lvl w:ilvl="1" w:tplc="252201D8">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3E842C2"/>
    <w:multiLevelType w:val="hybridMultilevel"/>
    <w:tmpl w:val="B33A2C88"/>
    <w:lvl w:ilvl="0" w:tplc="4BC08A58">
      <w:start w:val="1"/>
      <w:numFmt w:val="decimal"/>
      <w:lvlText w:val="(%1)"/>
      <w:lvlJc w:val="left"/>
      <w:pPr>
        <w:ind w:left="900" w:hanging="420"/>
      </w:pPr>
      <w:rPr>
        <w:rFonts w:hint="default"/>
      </w:rPr>
    </w:lvl>
    <w:lvl w:ilvl="1" w:tplc="252201D8">
      <w:start w:val="1"/>
      <w:numFmt w:val="decimal"/>
      <w:lvlText w:val="（%2）"/>
      <w:lvlJc w:val="left"/>
      <w:pPr>
        <w:ind w:left="132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82970D1"/>
    <w:multiLevelType w:val="hybridMultilevel"/>
    <w:tmpl w:val="88583DF6"/>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59C40C06"/>
    <w:multiLevelType w:val="hybridMultilevel"/>
    <w:tmpl w:val="016CEF02"/>
    <w:lvl w:ilvl="0" w:tplc="4BC08A58">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6" w15:restartNumberingAfterBreak="0">
    <w:nsid w:val="5AAE0169"/>
    <w:multiLevelType w:val="hybridMultilevel"/>
    <w:tmpl w:val="7A20AD4C"/>
    <w:lvl w:ilvl="0" w:tplc="252201D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5E301996"/>
    <w:multiLevelType w:val="hybridMultilevel"/>
    <w:tmpl w:val="7E2CC9E4"/>
    <w:lvl w:ilvl="0" w:tplc="4BC08A5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6A063C1"/>
    <w:multiLevelType w:val="multilevel"/>
    <w:tmpl w:val="4C1A1A68"/>
    <w:lvl w:ilvl="0">
      <w:start w:val="20"/>
      <w:numFmt w:val="decimal"/>
      <w:lvlText w:val="%1"/>
      <w:lvlJc w:val="left"/>
      <w:pPr>
        <w:ind w:left="756" w:hanging="756"/>
      </w:pPr>
      <w:rPr>
        <w:rFonts w:hint="default"/>
      </w:rPr>
    </w:lvl>
    <w:lvl w:ilvl="1">
      <w:start w:val="2"/>
      <w:numFmt w:val="decimal"/>
      <w:lvlText w:val="%1.%2"/>
      <w:lvlJc w:val="left"/>
      <w:pPr>
        <w:ind w:left="997" w:hanging="756"/>
      </w:pPr>
      <w:rPr>
        <w:rFonts w:hint="default"/>
      </w:rPr>
    </w:lvl>
    <w:lvl w:ilvl="2">
      <w:start w:val="2"/>
      <w:numFmt w:val="decimal"/>
      <w:lvlText w:val="%1.%2.%3"/>
      <w:lvlJc w:val="left"/>
      <w:pPr>
        <w:ind w:left="1238" w:hanging="756"/>
      </w:pPr>
      <w:rPr>
        <w:rFonts w:hint="default"/>
      </w:rPr>
    </w:lvl>
    <w:lvl w:ilvl="3">
      <w:start w:val="1"/>
      <w:numFmt w:val="decimal"/>
      <w:lvlText w:val="%1.%2.%3.%4"/>
      <w:lvlJc w:val="left"/>
      <w:pPr>
        <w:ind w:left="1803" w:hanging="1080"/>
      </w:pPr>
      <w:rPr>
        <w:rFonts w:hint="default"/>
      </w:rPr>
    </w:lvl>
    <w:lvl w:ilvl="4">
      <w:start w:val="1"/>
      <w:numFmt w:val="decimal"/>
      <w:lvlText w:val="%1.%2.%3.%4.%5"/>
      <w:lvlJc w:val="left"/>
      <w:pPr>
        <w:ind w:left="2044" w:hanging="1080"/>
      </w:pPr>
      <w:rPr>
        <w:rFonts w:hint="default"/>
      </w:rPr>
    </w:lvl>
    <w:lvl w:ilvl="5">
      <w:start w:val="1"/>
      <w:numFmt w:val="decimal"/>
      <w:lvlText w:val="%1.%2.%3.%4.%5.%6"/>
      <w:lvlJc w:val="left"/>
      <w:pPr>
        <w:ind w:left="2645" w:hanging="1440"/>
      </w:pPr>
      <w:rPr>
        <w:rFonts w:hint="default"/>
      </w:rPr>
    </w:lvl>
    <w:lvl w:ilvl="6">
      <w:start w:val="1"/>
      <w:numFmt w:val="decimal"/>
      <w:lvlText w:val="%1.%2.%3.%4.%5.%6.%7"/>
      <w:lvlJc w:val="left"/>
      <w:pPr>
        <w:ind w:left="3246" w:hanging="1800"/>
      </w:pPr>
      <w:rPr>
        <w:rFonts w:hint="default"/>
      </w:rPr>
    </w:lvl>
    <w:lvl w:ilvl="7">
      <w:start w:val="1"/>
      <w:numFmt w:val="decimal"/>
      <w:lvlText w:val="%1.%2.%3.%4.%5.%6.%7.%8"/>
      <w:lvlJc w:val="left"/>
      <w:pPr>
        <w:ind w:left="3487" w:hanging="1800"/>
      </w:pPr>
      <w:rPr>
        <w:rFonts w:hint="default"/>
      </w:rPr>
    </w:lvl>
    <w:lvl w:ilvl="8">
      <w:start w:val="1"/>
      <w:numFmt w:val="decimal"/>
      <w:lvlText w:val="%1.%2.%3.%4.%5.%6.%7.%8.%9"/>
      <w:lvlJc w:val="left"/>
      <w:pPr>
        <w:ind w:left="4088" w:hanging="2160"/>
      </w:pPr>
      <w:rPr>
        <w:rFonts w:hint="default"/>
      </w:rPr>
    </w:lvl>
  </w:abstractNum>
  <w:abstractNum w:abstractNumId="29" w15:restartNumberingAfterBreak="0">
    <w:nsid w:val="71EF2368"/>
    <w:multiLevelType w:val="hybridMultilevel"/>
    <w:tmpl w:val="1188CDB0"/>
    <w:lvl w:ilvl="0" w:tplc="4BC08A58">
      <w:start w:val="1"/>
      <w:numFmt w:val="decimal"/>
      <w:lvlText w:val="(%1)"/>
      <w:lvlJc w:val="left"/>
      <w:pPr>
        <w:ind w:left="900" w:hanging="420"/>
      </w:pPr>
      <w:rPr>
        <w:rFonts w:hint="default"/>
      </w:rPr>
    </w:lvl>
    <w:lvl w:ilvl="1" w:tplc="1A80F4EE">
      <w:start w:val="1"/>
      <w:numFmt w:val="decimal"/>
      <w:lvlText w:val="(%2)"/>
      <w:lvlJc w:val="left"/>
      <w:pPr>
        <w:ind w:left="1620" w:hanging="720"/>
      </w:pPr>
      <w:rPr>
        <w:rFonts w:hint="default"/>
      </w:rPr>
    </w:lvl>
    <w:lvl w:ilvl="2" w:tplc="325AF6A6">
      <w:start w:val="1"/>
      <w:numFmt w:val="decimal"/>
      <w:lvlText w:val="%3."/>
      <w:lvlJc w:val="left"/>
      <w:pPr>
        <w:ind w:left="1680" w:hanging="360"/>
      </w:pPr>
      <w:rPr>
        <w:rFonts w:hint="default"/>
      </w:r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28"/>
  </w:num>
  <w:num w:numId="3">
    <w:abstractNumId w:val="10"/>
  </w:num>
  <w:num w:numId="4">
    <w:abstractNumId w:val="20"/>
  </w:num>
  <w:num w:numId="5">
    <w:abstractNumId w:val="1"/>
  </w:num>
  <w:num w:numId="6">
    <w:abstractNumId w:val="16"/>
  </w:num>
  <w:num w:numId="7">
    <w:abstractNumId w:val="15"/>
  </w:num>
  <w:num w:numId="8">
    <w:abstractNumId w:val="21"/>
  </w:num>
  <w:num w:numId="9">
    <w:abstractNumId w:val="26"/>
  </w:num>
  <w:num w:numId="10">
    <w:abstractNumId w:val="19"/>
  </w:num>
  <w:num w:numId="11">
    <w:abstractNumId w:val="2"/>
  </w:num>
  <w:num w:numId="12">
    <w:abstractNumId w:val="11"/>
  </w:num>
  <w:num w:numId="13">
    <w:abstractNumId w:val="23"/>
  </w:num>
  <w:num w:numId="14">
    <w:abstractNumId w:val="24"/>
  </w:num>
  <w:num w:numId="15">
    <w:abstractNumId w:val="22"/>
  </w:num>
  <w:num w:numId="16">
    <w:abstractNumId w:val="14"/>
  </w:num>
  <w:num w:numId="17">
    <w:abstractNumId w:val="9"/>
  </w:num>
  <w:num w:numId="18">
    <w:abstractNumId w:val="8"/>
  </w:num>
  <w:num w:numId="19">
    <w:abstractNumId w:val="25"/>
  </w:num>
  <w:num w:numId="20">
    <w:abstractNumId w:val="12"/>
  </w:num>
  <w:num w:numId="21">
    <w:abstractNumId w:val="13"/>
  </w:num>
  <w:num w:numId="22">
    <w:abstractNumId w:val="7"/>
  </w:num>
  <w:num w:numId="23">
    <w:abstractNumId w:val="27"/>
  </w:num>
  <w:num w:numId="24">
    <w:abstractNumId w:val="29"/>
  </w:num>
  <w:num w:numId="25">
    <w:abstractNumId w:val="5"/>
  </w:num>
  <w:num w:numId="26">
    <w:abstractNumId w:val="17"/>
  </w:num>
  <w:num w:numId="27">
    <w:abstractNumId w:val="3"/>
  </w:num>
  <w:num w:numId="28">
    <w:abstractNumId w:val="18"/>
  </w:num>
  <w:num w:numId="29">
    <w:abstractNumId w:val="6"/>
  </w:num>
  <w:num w:numId="30">
    <w:abstractNumId w:val="4"/>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bo zhang">
    <w15:presenceInfo w15:providerId="Windows Live" w15:userId="fec687fbbd9061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180"/>
    <w:rsid w:val="00011357"/>
    <w:rsid w:val="00017936"/>
    <w:rsid w:val="00021D3D"/>
    <w:rsid w:val="000444BC"/>
    <w:rsid w:val="000547F0"/>
    <w:rsid w:val="000636F4"/>
    <w:rsid w:val="00070996"/>
    <w:rsid w:val="00085595"/>
    <w:rsid w:val="000A2AF6"/>
    <w:rsid w:val="000D2F25"/>
    <w:rsid w:val="000E00B9"/>
    <w:rsid w:val="00172E25"/>
    <w:rsid w:val="00177215"/>
    <w:rsid w:val="001A67F9"/>
    <w:rsid w:val="001C19DC"/>
    <w:rsid w:val="0021532B"/>
    <w:rsid w:val="00223F5B"/>
    <w:rsid w:val="0022507A"/>
    <w:rsid w:val="00242574"/>
    <w:rsid w:val="002477F9"/>
    <w:rsid w:val="0025799F"/>
    <w:rsid w:val="002747B8"/>
    <w:rsid w:val="00276C5E"/>
    <w:rsid w:val="00277146"/>
    <w:rsid w:val="002810FD"/>
    <w:rsid w:val="002A0744"/>
    <w:rsid w:val="002A61CC"/>
    <w:rsid w:val="002A6B8A"/>
    <w:rsid w:val="002B4573"/>
    <w:rsid w:val="002C778D"/>
    <w:rsid w:val="002D1194"/>
    <w:rsid w:val="002D4FE9"/>
    <w:rsid w:val="002D73E6"/>
    <w:rsid w:val="002E0FFD"/>
    <w:rsid w:val="002E73DC"/>
    <w:rsid w:val="002F52F5"/>
    <w:rsid w:val="00300C10"/>
    <w:rsid w:val="0031020C"/>
    <w:rsid w:val="00312839"/>
    <w:rsid w:val="00327D57"/>
    <w:rsid w:val="00343669"/>
    <w:rsid w:val="00363B7E"/>
    <w:rsid w:val="003926A4"/>
    <w:rsid w:val="00394496"/>
    <w:rsid w:val="003961E7"/>
    <w:rsid w:val="003975CC"/>
    <w:rsid w:val="003A713B"/>
    <w:rsid w:val="003A74D7"/>
    <w:rsid w:val="003A7F0E"/>
    <w:rsid w:val="003E0E46"/>
    <w:rsid w:val="003F30CC"/>
    <w:rsid w:val="00400C47"/>
    <w:rsid w:val="004151B0"/>
    <w:rsid w:val="00440B04"/>
    <w:rsid w:val="00441578"/>
    <w:rsid w:val="00442056"/>
    <w:rsid w:val="00452CF0"/>
    <w:rsid w:val="00453C21"/>
    <w:rsid w:val="0046414F"/>
    <w:rsid w:val="00493C11"/>
    <w:rsid w:val="004D6336"/>
    <w:rsid w:val="004F7D43"/>
    <w:rsid w:val="00500A8D"/>
    <w:rsid w:val="00500F96"/>
    <w:rsid w:val="00504854"/>
    <w:rsid w:val="00530630"/>
    <w:rsid w:val="00531353"/>
    <w:rsid w:val="005363E5"/>
    <w:rsid w:val="00546D93"/>
    <w:rsid w:val="0058069B"/>
    <w:rsid w:val="00580E4D"/>
    <w:rsid w:val="00585128"/>
    <w:rsid w:val="005A5B9D"/>
    <w:rsid w:val="005C2F3A"/>
    <w:rsid w:val="005C4735"/>
    <w:rsid w:val="005F0819"/>
    <w:rsid w:val="00602630"/>
    <w:rsid w:val="0061137B"/>
    <w:rsid w:val="00615669"/>
    <w:rsid w:val="0062774E"/>
    <w:rsid w:val="00631FBA"/>
    <w:rsid w:val="00633761"/>
    <w:rsid w:val="006341C2"/>
    <w:rsid w:val="006419A6"/>
    <w:rsid w:val="006518AA"/>
    <w:rsid w:val="006546A3"/>
    <w:rsid w:val="00660D93"/>
    <w:rsid w:val="00661BA8"/>
    <w:rsid w:val="00661D9C"/>
    <w:rsid w:val="00667576"/>
    <w:rsid w:val="00673706"/>
    <w:rsid w:val="00685239"/>
    <w:rsid w:val="00685909"/>
    <w:rsid w:val="00685DB1"/>
    <w:rsid w:val="006875C7"/>
    <w:rsid w:val="006A2B29"/>
    <w:rsid w:val="006B2E19"/>
    <w:rsid w:val="006F7040"/>
    <w:rsid w:val="00700AB3"/>
    <w:rsid w:val="00793EE3"/>
    <w:rsid w:val="007B02FD"/>
    <w:rsid w:val="007C0DF3"/>
    <w:rsid w:val="007C562B"/>
    <w:rsid w:val="007D0C4A"/>
    <w:rsid w:val="007D3C8A"/>
    <w:rsid w:val="007F4279"/>
    <w:rsid w:val="007F4FAD"/>
    <w:rsid w:val="008130F5"/>
    <w:rsid w:val="008229E9"/>
    <w:rsid w:val="008257AB"/>
    <w:rsid w:val="00827B6E"/>
    <w:rsid w:val="00851A0C"/>
    <w:rsid w:val="00867F34"/>
    <w:rsid w:val="008710C4"/>
    <w:rsid w:val="008A3A0E"/>
    <w:rsid w:val="008A7891"/>
    <w:rsid w:val="008B6777"/>
    <w:rsid w:val="00903891"/>
    <w:rsid w:val="00910187"/>
    <w:rsid w:val="009272A8"/>
    <w:rsid w:val="009353E4"/>
    <w:rsid w:val="009442DA"/>
    <w:rsid w:val="009464EF"/>
    <w:rsid w:val="00952D59"/>
    <w:rsid w:val="00954184"/>
    <w:rsid w:val="00973F8E"/>
    <w:rsid w:val="00990DC1"/>
    <w:rsid w:val="009965F7"/>
    <w:rsid w:val="009B5BEB"/>
    <w:rsid w:val="009C64CF"/>
    <w:rsid w:val="009E099A"/>
    <w:rsid w:val="009F123B"/>
    <w:rsid w:val="00A031DE"/>
    <w:rsid w:val="00A035A6"/>
    <w:rsid w:val="00A0680B"/>
    <w:rsid w:val="00A207DE"/>
    <w:rsid w:val="00A2786A"/>
    <w:rsid w:val="00A404E8"/>
    <w:rsid w:val="00A6649F"/>
    <w:rsid w:val="00A749A0"/>
    <w:rsid w:val="00AB62A0"/>
    <w:rsid w:val="00AB6972"/>
    <w:rsid w:val="00AC2207"/>
    <w:rsid w:val="00AD2797"/>
    <w:rsid w:val="00AF28B8"/>
    <w:rsid w:val="00B040CE"/>
    <w:rsid w:val="00B27967"/>
    <w:rsid w:val="00B4071D"/>
    <w:rsid w:val="00B41923"/>
    <w:rsid w:val="00B6623C"/>
    <w:rsid w:val="00B71FCF"/>
    <w:rsid w:val="00B8531E"/>
    <w:rsid w:val="00B902A0"/>
    <w:rsid w:val="00BB7ED0"/>
    <w:rsid w:val="00BD7EB5"/>
    <w:rsid w:val="00BE69FE"/>
    <w:rsid w:val="00BF2652"/>
    <w:rsid w:val="00C05C22"/>
    <w:rsid w:val="00C10DBC"/>
    <w:rsid w:val="00C31C43"/>
    <w:rsid w:val="00C41351"/>
    <w:rsid w:val="00C42DA6"/>
    <w:rsid w:val="00C43B5D"/>
    <w:rsid w:val="00C71F21"/>
    <w:rsid w:val="00C7611F"/>
    <w:rsid w:val="00C97920"/>
    <w:rsid w:val="00C97AD6"/>
    <w:rsid w:val="00CD1770"/>
    <w:rsid w:val="00CE5B41"/>
    <w:rsid w:val="00CF26C8"/>
    <w:rsid w:val="00D02056"/>
    <w:rsid w:val="00D14E8C"/>
    <w:rsid w:val="00D21996"/>
    <w:rsid w:val="00D32675"/>
    <w:rsid w:val="00D62C60"/>
    <w:rsid w:val="00D63504"/>
    <w:rsid w:val="00D8451C"/>
    <w:rsid w:val="00DA24D6"/>
    <w:rsid w:val="00DB0797"/>
    <w:rsid w:val="00DD56B4"/>
    <w:rsid w:val="00DE464D"/>
    <w:rsid w:val="00E1426B"/>
    <w:rsid w:val="00E16D9D"/>
    <w:rsid w:val="00E20AD4"/>
    <w:rsid w:val="00E74EEF"/>
    <w:rsid w:val="00E86180"/>
    <w:rsid w:val="00E94EA6"/>
    <w:rsid w:val="00ED2109"/>
    <w:rsid w:val="00ED2FE5"/>
    <w:rsid w:val="00ED3C9B"/>
    <w:rsid w:val="00F030D3"/>
    <w:rsid w:val="00F11F35"/>
    <w:rsid w:val="00F27FF5"/>
    <w:rsid w:val="00F35C0B"/>
    <w:rsid w:val="00F377E1"/>
    <w:rsid w:val="00F5441B"/>
    <w:rsid w:val="00F701D0"/>
    <w:rsid w:val="00F7638A"/>
    <w:rsid w:val="00F820F6"/>
    <w:rsid w:val="00FA44B1"/>
    <w:rsid w:val="00FA5183"/>
    <w:rsid w:val="00FB00E0"/>
    <w:rsid w:val="00FB20C7"/>
    <w:rsid w:val="00FB681B"/>
    <w:rsid w:val="00FD5BAB"/>
    <w:rsid w:val="00FE2191"/>
    <w:rsid w:val="00FF51D5"/>
    <w:rsid w:val="00FF6D31"/>
    <w:rsid w:val="04131F20"/>
    <w:rsid w:val="1DA32DDB"/>
    <w:rsid w:val="2138165B"/>
    <w:rsid w:val="27B7513D"/>
    <w:rsid w:val="28283EBF"/>
    <w:rsid w:val="3F0B5A3E"/>
    <w:rsid w:val="44A12DC1"/>
    <w:rsid w:val="4AB30BD8"/>
    <w:rsid w:val="4B2F7E87"/>
    <w:rsid w:val="538B4470"/>
    <w:rsid w:val="549A64BE"/>
    <w:rsid w:val="5C7E0B74"/>
    <w:rsid w:val="60D75736"/>
    <w:rsid w:val="64D06B10"/>
    <w:rsid w:val="6C3741EC"/>
    <w:rsid w:val="764C51DC"/>
    <w:rsid w:val="76A53925"/>
    <w:rsid w:val="76D02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EE888E"/>
  <w15:docId w15:val="{BB7CB191-471F-4027-B60B-28472B7E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2">
    <w:name w:val="heading 2"/>
    <w:basedOn w:val="a"/>
    <w:next w:val="a0"/>
    <w:qFormat/>
    <w:pPr>
      <w:keepNext/>
      <w:keepLines/>
      <w:spacing w:before="260" w:after="260" w:line="416" w:lineRule="auto"/>
      <w:outlineLvl w:val="1"/>
    </w:pPr>
    <w:rPr>
      <w:rFonts w:ascii="Arial" w:eastAsia="黑体" w:hAnsi="Arial"/>
      <w:b/>
      <w:sz w:val="32"/>
    </w:rPr>
  </w:style>
  <w:style w:type="paragraph" w:styleId="3">
    <w:name w:val="heading 3"/>
    <w:basedOn w:val="a"/>
    <w:next w:val="a0"/>
    <w:qFormat/>
    <w:pPr>
      <w:keepNext/>
      <w:keepLines/>
      <w:spacing w:before="260" w:after="260" w:line="416" w:lineRule="auto"/>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character" w:styleId="aa">
    <w:name w:val="Hyperlink"/>
    <w:basedOn w:val="a1"/>
    <w:uiPriority w:val="99"/>
    <w:unhideWhenUsed/>
    <w:qFormat/>
    <w:rPr>
      <w:color w:val="0000FF"/>
      <w:u w:val="single"/>
    </w:rPr>
  </w:style>
  <w:style w:type="character" w:styleId="ab">
    <w:name w:val="page number"/>
    <w:basedOn w:val="a1"/>
    <w:qFormat/>
  </w:style>
  <w:style w:type="character" w:customStyle="1" w:styleId="a9">
    <w:name w:val="页眉 字符"/>
    <w:basedOn w:val="a1"/>
    <w:link w:val="a8"/>
    <w:uiPriority w:val="99"/>
    <w:rPr>
      <w:sz w:val="18"/>
      <w:szCs w:val="18"/>
    </w:rPr>
  </w:style>
  <w:style w:type="character" w:customStyle="1" w:styleId="a7">
    <w:name w:val="页脚 字符"/>
    <w:basedOn w:val="a1"/>
    <w:link w:val="a6"/>
    <w:uiPriority w:val="99"/>
    <w:rPr>
      <w:sz w:val="18"/>
      <w:szCs w:val="18"/>
    </w:rPr>
  </w:style>
  <w:style w:type="paragraph" w:styleId="ac">
    <w:name w:val="List Paragraph"/>
    <w:basedOn w:val="a"/>
    <w:uiPriority w:val="34"/>
    <w:qFormat/>
    <w:pPr>
      <w:ind w:firstLineChars="200" w:firstLine="420"/>
    </w:pPr>
  </w:style>
  <w:style w:type="character" w:customStyle="1" w:styleId="a5">
    <w:name w:val="批注框文本 字符"/>
    <w:basedOn w:val="a1"/>
    <w:link w:val="a4"/>
    <w:uiPriority w:val="99"/>
    <w:semiHidden/>
    <w:rPr>
      <w:rFonts w:ascii="Times New Roman" w:eastAsia="宋体" w:hAnsi="Times New Roman" w:cs="Times New Roman"/>
      <w:sz w:val="18"/>
      <w:szCs w:val="18"/>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6885255">
      <w:bodyDiv w:val="1"/>
      <w:marLeft w:val="0"/>
      <w:marRight w:val="0"/>
      <w:marTop w:val="0"/>
      <w:marBottom w:val="0"/>
      <w:divBdr>
        <w:top w:val="none" w:sz="0" w:space="0" w:color="auto"/>
        <w:left w:val="none" w:sz="0" w:space="0" w:color="auto"/>
        <w:bottom w:val="none" w:sz="0" w:space="0" w:color="auto"/>
        <w:right w:val="none" w:sz="0" w:space="0" w:color="auto"/>
      </w:divBdr>
      <w:divsChild>
        <w:div w:id="1060245385">
          <w:marLeft w:val="0"/>
          <w:marRight w:val="0"/>
          <w:marTop w:val="0"/>
          <w:marBottom w:val="0"/>
          <w:divBdr>
            <w:top w:val="none" w:sz="0" w:space="0" w:color="auto"/>
            <w:left w:val="none" w:sz="0" w:space="0" w:color="auto"/>
            <w:bottom w:val="none" w:sz="0" w:space="0" w:color="auto"/>
            <w:right w:val="none" w:sz="0" w:space="0" w:color="auto"/>
          </w:divBdr>
        </w:div>
        <w:div w:id="2098553194">
          <w:marLeft w:val="0"/>
          <w:marRight w:val="0"/>
          <w:marTop w:val="0"/>
          <w:marBottom w:val="0"/>
          <w:divBdr>
            <w:top w:val="none" w:sz="0" w:space="0" w:color="auto"/>
            <w:left w:val="none" w:sz="0" w:space="0" w:color="auto"/>
            <w:bottom w:val="none" w:sz="0" w:space="0" w:color="auto"/>
            <w:right w:val="none" w:sz="0" w:space="0" w:color="auto"/>
          </w:divBdr>
        </w:div>
        <w:div w:id="955798561">
          <w:marLeft w:val="0"/>
          <w:marRight w:val="0"/>
          <w:marTop w:val="0"/>
          <w:marBottom w:val="0"/>
          <w:divBdr>
            <w:top w:val="none" w:sz="0" w:space="0" w:color="auto"/>
            <w:left w:val="none" w:sz="0" w:space="0" w:color="auto"/>
            <w:bottom w:val="none" w:sz="0" w:space="0" w:color="auto"/>
            <w:right w:val="none" w:sz="0" w:space="0" w:color="auto"/>
          </w:divBdr>
        </w:div>
        <w:div w:id="523373520">
          <w:marLeft w:val="0"/>
          <w:marRight w:val="0"/>
          <w:marTop w:val="0"/>
          <w:marBottom w:val="0"/>
          <w:divBdr>
            <w:top w:val="none" w:sz="0" w:space="0" w:color="auto"/>
            <w:left w:val="none" w:sz="0" w:space="0" w:color="auto"/>
            <w:bottom w:val="none" w:sz="0" w:space="0" w:color="auto"/>
            <w:right w:val="none" w:sz="0" w:space="0" w:color="auto"/>
          </w:divBdr>
        </w:div>
        <w:div w:id="1145001190">
          <w:marLeft w:val="0"/>
          <w:marRight w:val="0"/>
          <w:marTop w:val="0"/>
          <w:marBottom w:val="0"/>
          <w:divBdr>
            <w:top w:val="none" w:sz="0" w:space="0" w:color="auto"/>
            <w:left w:val="none" w:sz="0" w:space="0" w:color="auto"/>
            <w:bottom w:val="none" w:sz="0" w:space="0" w:color="auto"/>
            <w:right w:val="none" w:sz="0" w:space="0" w:color="auto"/>
          </w:divBdr>
        </w:div>
        <w:div w:id="390929765">
          <w:marLeft w:val="0"/>
          <w:marRight w:val="0"/>
          <w:marTop w:val="0"/>
          <w:marBottom w:val="0"/>
          <w:divBdr>
            <w:top w:val="none" w:sz="0" w:space="0" w:color="auto"/>
            <w:left w:val="none" w:sz="0" w:space="0" w:color="auto"/>
            <w:bottom w:val="none" w:sz="0" w:space="0" w:color="auto"/>
            <w:right w:val="none" w:sz="0" w:space="0" w:color="auto"/>
          </w:divBdr>
        </w:div>
        <w:div w:id="1228152686">
          <w:marLeft w:val="0"/>
          <w:marRight w:val="0"/>
          <w:marTop w:val="0"/>
          <w:marBottom w:val="0"/>
          <w:divBdr>
            <w:top w:val="none" w:sz="0" w:space="0" w:color="auto"/>
            <w:left w:val="none" w:sz="0" w:space="0" w:color="auto"/>
            <w:bottom w:val="none" w:sz="0" w:space="0" w:color="auto"/>
            <w:right w:val="none" w:sz="0" w:space="0" w:color="auto"/>
          </w:divBdr>
        </w:div>
        <w:div w:id="1268350659">
          <w:marLeft w:val="0"/>
          <w:marRight w:val="0"/>
          <w:marTop w:val="0"/>
          <w:marBottom w:val="0"/>
          <w:divBdr>
            <w:top w:val="none" w:sz="0" w:space="0" w:color="auto"/>
            <w:left w:val="none" w:sz="0" w:space="0" w:color="auto"/>
            <w:bottom w:val="none" w:sz="0" w:space="0" w:color="auto"/>
            <w:right w:val="none" w:sz="0" w:space="0" w:color="auto"/>
          </w:divBdr>
        </w:div>
        <w:div w:id="79170725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18</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dabo zhang</cp:lastModifiedBy>
  <cp:revision>188</cp:revision>
  <cp:lastPrinted>2021-03-07T06:34:00Z</cp:lastPrinted>
  <dcterms:created xsi:type="dcterms:W3CDTF">2021-03-07T01:58:00Z</dcterms:created>
  <dcterms:modified xsi:type="dcterms:W3CDTF">2021-06-15T15:45:00Z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